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Arial" w:hAnsi="Arial" w:cs="Arial"/>
          <w:b/>
          <w:sz w:val="24"/>
          <w:szCs w:val="24"/>
        </w:rPr>
        <w:id w:val="-1292517021"/>
        <w:docPartObj>
          <w:docPartGallery w:val="Table of Contents"/>
          <w:docPartUnique/>
        </w:docPartObj>
      </w:sdtPr>
      <w:sdtEndPr>
        <w:rPr>
          <w:rFonts w:eastAsia="Arial"/>
          <w:bCs/>
          <w:color w:val="auto"/>
          <w:sz w:val="22"/>
          <w:szCs w:val="22"/>
          <w:lang w:val="ru"/>
        </w:rPr>
      </w:sdtEndPr>
      <w:sdtContent>
        <w:p w:rsidR="00554BA5" w:rsidRPr="00727A29" w:rsidRDefault="00727A29" w:rsidP="00727A29">
          <w:pPr>
            <w:pStyle w:val="a6"/>
            <w:spacing w:before="0" w:line="240" w:lineRule="auto"/>
            <w:jc w:val="center"/>
            <w:rPr>
              <w:rFonts w:ascii="Arial" w:hAnsi="Arial" w:cs="Arial"/>
              <w:b/>
              <w:color w:val="auto"/>
              <w:sz w:val="24"/>
              <w:szCs w:val="24"/>
            </w:rPr>
          </w:pPr>
          <w:r w:rsidRPr="00727A29">
            <w:rPr>
              <w:rFonts w:ascii="Arial" w:hAnsi="Arial" w:cs="Arial"/>
              <w:b/>
              <w:color w:val="auto"/>
              <w:sz w:val="24"/>
              <w:szCs w:val="24"/>
            </w:rPr>
            <w:t>ОГЛАВЛЕНИЕ</w:t>
          </w:r>
        </w:p>
        <w:p w:rsidR="00727A29" w:rsidRPr="00727A29" w:rsidRDefault="00554BA5" w:rsidP="00727A29">
          <w:pPr>
            <w:pStyle w:val="10"/>
            <w:tabs>
              <w:tab w:val="left" w:pos="440"/>
              <w:tab w:val="right" w:leader="dot" w:pos="10767"/>
            </w:tabs>
            <w:spacing w:after="0" w:line="240" w:lineRule="auto"/>
            <w:rPr>
              <w:rFonts w:eastAsiaTheme="minorEastAsia"/>
              <w:b/>
              <w:noProof/>
              <w:sz w:val="24"/>
              <w:szCs w:val="24"/>
              <w:lang w:val="ru-RU"/>
            </w:rPr>
          </w:pPr>
          <w:r w:rsidRPr="00727A29">
            <w:rPr>
              <w:b/>
              <w:sz w:val="24"/>
              <w:szCs w:val="24"/>
            </w:rPr>
            <w:fldChar w:fldCharType="begin"/>
          </w:r>
          <w:r w:rsidRPr="00727A29">
            <w:rPr>
              <w:b/>
              <w:sz w:val="24"/>
              <w:szCs w:val="24"/>
            </w:rPr>
            <w:instrText xml:space="preserve"> TOC \o "1-3" \h \z \u </w:instrText>
          </w:r>
          <w:r w:rsidRPr="00727A29">
            <w:rPr>
              <w:b/>
              <w:sz w:val="24"/>
              <w:szCs w:val="24"/>
            </w:rPr>
            <w:fldChar w:fldCharType="separate"/>
          </w:r>
          <w:hyperlink w:anchor="_Toc154103734" w:history="1">
            <w:r w:rsidR="00727A29" w:rsidRPr="00727A29">
              <w:rPr>
                <w:rStyle w:val="a7"/>
                <w:b/>
                <w:noProof/>
                <w:sz w:val="24"/>
                <w:szCs w:val="24"/>
              </w:rPr>
              <w:t>1.</w:t>
            </w:r>
            <w:r w:rsidR="00727A29" w:rsidRPr="00727A29">
              <w:rPr>
                <w:rFonts w:eastAsiaTheme="minorEastAsia"/>
                <w:b/>
                <w:noProof/>
                <w:sz w:val="24"/>
                <w:szCs w:val="24"/>
                <w:lang w:val="ru-RU"/>
              </w:rPr>
              <w:tab/>
            </w:r>
            <w:r w:rsidR="00727A29" w:rsidRPr="00727A29">
              <w:rPr>
                <w:rStyle w:val="a7"/>
                <w:b/>
                <w:noProof/>
                <w:sz w:val="24"/>
                <w:szCs w:val="24"/>
              </w:rPr>
              <w:t>ROC-кривая</w:t>
            </w:r>
            <w:r w:rsidR="00727A29" w:rsidRPr="00727A29">
              <w:rPr>
                <w:b/>
                <w:noProof/>
                <w:webHidden/>
                <w:sz w:val="24"/>
                <w:szCs w:val="24"/>
              </w:rPr>
              <w:tab/>
            </w:r>
            <w:r w:rsidR="00727A29" w:rsidRPr="00727A29">
              <w:rPr>
                <w:b/>
                <w:noProof/>
                <w:webHidden/>
                <w:sz w:val="24"/>
                <w:szCs w:val="24"/>
              </w:rPr>
              <w:fldChar w:fldCharType="begin"/>
            </w:r>
            <w:r w:rsidR="00727A29" w:rsidRPr="00727A29">
              <w:rPr>
                <w:b/>
                <w:noProof/>
                <w:webHidden/>
                <w:sz w:val="24"/>
                <w:szCs w:val="24"/>
              </w:rPr>
              <w:instrText xml:space="preserve"> PAGEREF _Toc154103734 \h </w:instrText>
            </w:r>
            <w:r w:rsidR="00727A29" w:rsidRPr="00727A29">
              <w:rPr>
                <w:b/>
                <w:noProof/>
                <w:webHidden/>
                <w:sz w:val="24"/>
                <w:szCs w:val="24"/>
              </w:rPr>
            </w:r>
            <w:r w:rsidR="00727A29" w:rsidRPr="00727A29">
              <w:rPr>
                <w:b/>
                <w:noProof/>
                <w:webHidden/>
                <w:sz w:val="24"/>
                <w:szCs w:val="24"/>
              </w:rPr>
              <w:fldChar w:fldCharType="separate"/>
            </w:r>
            <w:r w:rsidR="00727A29">
              <w:rPr>
                <w:b/>
                <w:noProof/>
                <w:webHidden/>
                <w:sz w:val="24"/>
                <w:szCs w:val="24"/>
              </w:rPr>
              <w:t>3</w:t>
            </w:r>
            <w:r w:rsidR="00727A29" w:rsidRPr="00727A29">
              <w:rPr>
                <w:b/>
                <w:noProof/>
                <w:webHidden/>
                <w:sz w:val="24"/>
                <w:szCs w:val="24"/>
              </w:rPr>
              <w:fldChar w:fldCharType="end"/>
            </w:r>
          </w:hyperlink>
        </w:p>
        <w:p w:rsidR="00727A29" w:rsidRPr="00727A29" w:rsidRDefault="00727A29" w:rsidP="00727A29">
          <w:pPr>
            <w:pStyle w:val="10"/>
            <w:tabs>
              <w:tab w:val="left" w:pos="440"/>
              <w:tab w:val="right" w:leader="dot" w:pos="10767"/>
            </w:tabs>
            <w:spacing w:after="0" w:line="240" w:lineRule="auto"/>
            <w:rPr>
              <w:rFonts w:eastAsiaTheme="minorEastAsia"/>
              <w:b/>
              <w:noProof/>
              <w:sz w:val="24"/>
              <w:szCs w:val="24"/>
              <w:lang w:val="ru-RU"/>
            </w:rPr>
          </w:pPr>
          <w:hyperlink w:anchor="_Toc154103735" w:history="1">
            <w:r w:rsidRPr="00727A29">
              <w:rPr>
                <w:rStyle w:val="a7"/>
                <w:b/>
                <w:noProof/>
                <w:sz w:val="24"/>
                <w:szCs w:val="24"/>
              </w:rPr>
              <w:t>2.</w:t>
            </w:r>
            <w:r w:rsidRPr="00727A29">
              <w:rPr>
                <w:rFonts w:eastAsiaTheme="minorEastAsia"/>
                <w:b/>
                <w:noProof/>
                <w:sz w:val="24"/>
                <w:szCs w:val="24"/>
                <w:lang w:val="ru-RU"/>
              </w:rPr>
              <w:tab/>
            </w:r>
            <w:r w:rsidRPr="00727A29">
              <w:rPr>
                <w:rStyle w:val="a7"/>
                <w:b/>
                <w:noProof/>
                <w:sz w:val="24"/>
                <w:szCs w:val="24"/>
              </w:rPr>
              <w:t>Анализ движения: вычитание изображений, вычисление векторов перемещений, вычисление траекторий движущихся точек</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_Toc154103735 \h </w:instrText>
            </w:r>
            <w:r w:rsidRPr="00727A29">
              <w:rPr>
                <w:b/>
                <w:noProof/>
                <w:webHidden/>
                <w:sz w:val="24"/>
                <w:szCs w:val="24"/>
              </w:rPr>
            </w:r>
            <w:r w:rsidRPr="00727A29">
              <w:rPr>
                <w:b/>
                <w:noProof/>
                <w:webHidden/>
                <w:sz w:val="24"/>
                <w:szCs w:val="24"/>
              </w:rPr>
              <w:fldChar w:fldCharType="separate"/>
            </w:r>
            <w:r>
              <w:rPr>
                <w:b/>
                <w:noProof/>
                <w:webHidden/>
                <w:sz w:val="24"/>
                <w:szCs w:val="24"/>
              </w:rPr>
              <w:t>4</w:t>
            </w:r>
            <w:r w:rsidRPr="00727A29">
              <w:rPr>
                <w:b/>
                <w:noProof/>
                <w:webHidden/>
                <w:sz w:val="24"/>
                <w:szCs w:val="24"/>
              </w:rPr>
              <w:fldChar w:fldCharType="end"/>
            </w:r>
          </w:hyperlink>
        </w:p>
        <w:p w:rsidR="00727A29" w:rsidRPr="00727A29" w:rsidRDefault="00727A29" w:rsidP="00727A29">
          <w:pPr>
            <w:pStyle w:val="10"/>
            <w:tabs>
              <w:tab w:val="left" w:pos="440"/>
              <w:tab w:val="right" w:leader="dot" w:pos="10767"/>
            </w:tabs>
            <w:spacing w:after="0" w:line="240" w:lineRule="auto"/>
            <w:rPr>
              <w:rFonts w:eastAsiaTheme="minorEastAsia"/>
              <w:b/>
              <w:noProof/>
              <w:sz w:val="24"/>
              <w:szCs w:val="24"/>
              <w:lang w:val="ru-RU"/>
            </w:rPr>
          </w:pPr>
          <w:hyperlink w:anchor="_Toc154103736" w:history="1">
            <w:r w:rsidRPr="00727A29">
              <w:rPr>
                <w:rStyle w:val="a7"/>
                <w:b/>
                <w:noProof/>
                <w:sz w:val="24"/>
                <w:szCs w:val="24"/>
              </w:rPr>
              <w:t>3.</w:t>
            </w:r>
            <w:r w:rsidRPr="00727A29">
              <w:rPr>
                <w:rFonts w:eastAsiaTheme="minorEastAsia"/>
                <w:b/>
                <w:noProof/>
                <w:sz w:val="24"/>
                <w:szCs w:val="24"/>
                <w:lang w:val="ru-RU"/>
              </w:rPr>
              <w:tab/>
            </w:r>
            <w:r w:rsidRPr="00727A29">
              <w:rPr>
                <w:rStyle w:val="a7"/>
                <w:b/>
                <w:noProof/>
                <w:sz w:val="24"/>
                <w:szCs w:val="24"/>
              </w:rPr>
              <w:t>Аффинные преобразования</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_Toc154103736 \h </w:instrText>
            </w:r>
            <w:r w:rsidRPr="00727A29">
              <w:rPr>
                <w:b/>
                <w:noProof/>
                <w:webHidden/>
                <w:sz w:val="24"/>
                <w:szCs w:val="24"/>
              </w:rPr>
            </w:r>
            <w:r w:rsidRPr="00727A29">
              <w:rPr>
                <w:b/>
                <w:noProof/>
                <w:webHidden/>
                <w:sz w:val="24"/>
                <w:szCs w:val="24"/>
              </w:rPr>
              <w:fldChar w:fldCharType="separate"/>
            </w:r>
            <w:r>
              <w:rPr>
                <w:b/>
                <w:noProof/>
                <w:webHidden/>
                <w:sz w:val="24"/>
                <w:szCs w:val="24"/>
              </w:rPr>
              <w:t>5</w:t>
            </w:r>
            <w:r w:rsidRPr="00727A29">
              <w:rPr>
                <w:b/>
                <w:noProof/>
                <w:webHidden/>
                <w:sz w:val="24"/>
                <w:szCs w:val="24"/>
              </w:rPr>
              <w:fldChar w:fldCharType="end"/>
            </w:r>
          </w:hyperlink>
        </w:p>
        <w:p w:rsidR="00727A29" w:rsidRPr="00727A29" w:rsidRDefault="00727A29" w:rsidP="00727A29">
          <w:pPr>
            <w:pStyle w:val="10"/>
            <w:tabs>
              <w:tab w:val="left" w:pos="440"/>
              <w:tab w:val="right" w:leader="dot" w:pos="10767"/>
            </w:tabs>
            <w:spacing w:after="0" w:line="240" w:lineRule="auto"/>
            <w:rPr>
              <w:rFonts w:eastAsiaTheme="minorEastAsia"/>
              <w:b/>
              <w:noProof/>
              <w:sz w:val="24"/>
              <w:szCs w:val="24"/>
              <w:lang w:val="ru-RU"/>
            </w:rPr>
          </w:pPr>
          <w:hyperlink w:anchor="_Toc154103737" w:history="1">
            <w:r w:rsidRPr="00727A29">
              <w:rPr>
                <w:rStyle w:val="a7"/>
                <w:b/>
                <w:noProof/>
                <w:sz w:val="24"/>
                <w:szCs w:val="24"/>
              </w:rPr>
              <w:t>4.</w:t>
            </w:r>
            <w:r w:rsidRPr="00727A29">
              <w:rPr>
                <w:rFonts w:eastAsiaTheme="minorEastAsia"/>
                <w:b/>
                <w:noProof/>
                <w:sz w:val="24"/>
                <w:szCs w:val="24"/>
                <w:lang w:val="ru-RU"/>
              </w:rPr>
              <w:tab/>
            </w:r>
            <w:r w:rsidRPr="00727A29">
              <w:rPr>
                <w:rStyle w:val="a7"/>
                <w:b/>
                <w:noProof/>
                <w:sz w:val="24"/>
                <w:szCs w:val="24"/>
              </w:rPr>
              <w:t>Байеровский паттерн. Способы восстановления цвета</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_Toc154103737 \h </w:instrText>
            </w:r>
            <w:r w:rsidRPr="00727A29">
              <w:rPr>
                <w:b/>
                <w:noProof/>
                <w:webHidden/>
                <w:sz w:val="24"/>
                <w:szCs w:val="24"/>
              </w:rPr>
            </w:r>
            <w:r w:rsidRPr="00727A29">
              <w:rPr>
                <w:b/>
                <w:noProof/>
                <w:webHidden/>
                <w:sz w:val="24"/>
                <w:szCs w:val="24"/>
              </w:rPr>
              <w:fldChar w:fldCharType="separate"/>
            </w:r>
            <w:r>
              <w:rPr>
                <w:b/>
                <w:noProof/>
                <w:webHidden/>
                <w:sz w:val="24"/>
                <w:szCs w:val="24"/>
              </w:rPr>
              <w:t>6</w:t>
            </w:r>
            <w:r w:rsidRPr="00727A29">
              <w:rPr>
                <w:b/>
                <w:noProof/>
                <w:webHidden/>
                <w:sz w:val="24"/>
                <w:szCs w:val="24"/>
              </w:rPr>
              <w:fldChar w:fldCharType="end"/>
            </w:r>
          </w:hyperlink>
        </w:p>
        <w:p w:rsidR="00727A29" w:rsidRPr="00727A29" w:rsidRDefault="00727A29" w:rsidP="00727A29">
          <w:pPr>
            <w:pStyle w:val="10"/>
            <w:tabs>
              <w:tab w:val="left" w:pos="440"/>
              <w:tab w:val="right" w:leader="dot" w:pos="10767"/>
            </w:tabs>
            <w:spacing w:after="0" w:line="240" w:lineRule="auto"/>
            <w:rPr>
              <w:rFonts w:eastAsiaTheme="minorEastAsia"/>
              <w:b/>
              <w:noProof/>
              <w:sz w:val="24"/>
              <w:szCs w:val="24"/>
              <w:lang w:val="ru-RU"/>
            </w:rPr>
          </w:pPr>
          <w:hyperlink w:anchor="_Toc154103738" w:history="1">
            <w:r w:rsidRPr="00727A29">
              <w:rPr>
                <w:rStyle w:val="a7"/>
                <w:b/>
                <w:noProof/>
                <w:sz w:val="24"/>
                <w:szCs w:val="24"/>
              </w:rPr>
              <w:t>5.</w:t>
            </w:r>
            <w:r w:rsidRPr="00727A29">
              <w:rPr>
                <w:rFonts w:eastAsiaTheme="minorEastAsia"/>
                <w:b/>
                <w:noProof/>
                <w:sz w:val="24"/>
                <w:szCs w:val="24"/>
                <w:lang w:val="ru-RU"/>
              </w:rPr>
              <w:tab/>
            </w:r>
            <w:r w:rsidRPr="00727A29">
              <w:rPr>
                <w:rStyle w:val="a7"/>
                <w:b/>
                <w:noProof/>
                <w:sz w:val="24"/>
                <w:szCs w:val="24"/>
              </w:rPr>
              <w:t>Байесовский подход к принятию решений</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_Toc154103738 \h </w:instrText>
            </w:r>
            <w:r w:rsidRPr="00727A29">
              <w:rPr>
                <w:b/>
                <w:noProof/>
                <w:webHidden/>
                <w:sz w:val="24"/>
                <w:szCs w:val="24"/>
              </w:rPr>
            </w:r>
            <w:r w:rsidRPr="00727A29">
              <w:rPr>
                <w:b/>
                <w:noProof/>
                <w:webHidden/>
                <w:sz w:val="24"/>
                <w:szCs w:val="24"/>
              </w:rPr>
              <w:fldChar w:fldCharType="separate"/>
            </w:r>
            <w:r>
              <w:rPr>
                <w:b/>
                <w:noProof/>
                <w:webHidden/>
                <w:sz w:val="24"/>
                <w:szCs w:val="24"/>
              </w:rPr>
              <w:t>7</w:t>
            </w:r>
            <w:r w:rsidRPr="00727A29">
              <w:rPr>
                <w:b/>
                <w:noProof/>
                <w:webHidden/>
                <w:sz w:val="24"/>
                <w:szCs w:val="24"/>
              </w:rPr>
              <w:fldChar w:fldCharType="end"/>
            </w:r>
          </w:hyperlink>
        </w:p>
        <w:p w:rsidR="00727A29" w:rsidRPr="00727A29" w:rsidRDefault="00727A29" w:rsidP="00727A29">
          <w:pPr>
            <w:pStyle w:val="10"/>
            <w:tabs>
              <w:tab w:val="left" w:pos="440"/>
              <w:tab w:val="right" w:leader="dot" w:pos="10767"/>
            </w:tabs>
            <w:spacing w:after="0" w:line="240" w:lineRule="auto"/>
            <w:rPr>
              <w:rFonts w:eastAsiaTheme="minorEastAsia"/>
              <w:b/>
              <w:noProof/>
              <w:sz w:val="24"/>
              <w:szCs w:val="24"/>
              <w:lang w:val="ru-RU"/>
            </w:rPr>
          </w:pPr>
          <w:hyperlink w:anchor="_Toc154103739" w:history="1">
            <w:r w:rsidRPr="00727A29">
              <w:rPr>
                <w:rStyle w:val="a7"/>
                <w:b/>
                <w:noProof/>
                <w:sz w:val="24"/>
                <w:szCs w:val="24"/>
              </w:rPr>
              <w:t>6.</w:t>
            </w:r>
            <w:r w:rsidRPr="00727A29">
              <w:rPr>
                <w:rFonts w:eastAsiaTheme="minorEastAsia"/>
                <w:b/>
                <w:noProof/>
                <w:sz w:val="24"/>
                <w:szCs w:val="24"/>
                <w:lang w:val="ru-RU"/>
              </w:rPr>
              <w:tab/>
            </w:r>
            <w:r w:rsidRPr="00727A29">
              <w:rPr>
                <w:rStyle w:val="a7"/>
                <w:b/>
                <w:noProof/>
                <w:sz w:val="24"/>
                <w:szCs w:val="24"/>
              </w:rPr>
              <w:t>Баланс белого</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_Toc154103739 \h </w:instrText>
            </w:r>
            <w:r w:rsidRPr="00727A29">
              <w:rPr>
                <w:b/>
                <w:noProof/>
                <w:webHidden/>
                <w:sz w:val="24"/>
                <w:szCs w:val="24"/>
              </w:rPr>
            </w:r>
            <w:r w:rsidRPr="00727A29">
              <w:rPr>
                <w:b/>
                <w:noProof/>
                <w:webHidden/>
                <w:sz w:val="24"/>
                <w:szCs w:val="24"/>
              </w:rPr>
              <w:fldChar w:fldCharType="separate"/>
            </w:r>
            <w:r>
              <w:rPr>
                <w:b/>
                <w:noProof/>
                <w:webHidden/>
                <w:sz w:val="24"/>
                <w:szCs w:val="24"/>
              </w:rPr>
              <w:t>8</w:t>
            </w:r>
            <w:r w:rsidRPr="00727A29">
              <w:rPr>
                <w:b/>
                <w:noProof/>
                <w:webHidden/>
                <w:sz w:val="24"/>
                <w:szCs w:val="24"/>
              </w:rPr>
              <w:fldChar w:fldCharType="end"/>
            </w:r>
          </w:hyperlink>
        </w:p>
        <w:p w:rsidR="00727A29" w:rsidRPr="00727A29" w:rsidRDefault="00727A29" w:rsidP="00727A29">
          <w:pPr>
            <w:pStyle w:val="10"/>
            <w:tabs>
              <w:tab w:val="left" w:pos="440"/>
              <w:tab w:val="right" w:leader="dot" w:pos="10767"/>
            </w:tabs>
            <w:spacing w:after="0" w:line="240" w:lineRule="auto"/>
            <w:rPr>
              <w:rFonts w:eastAsiaTheme="minorEastAsia"/>
              <w:b/>
              <w:noProof/>
              <w:sz w:val="24"/>
              <w:szCs w:val="24"/>
              <w:lang w:val="ru-RU"/>
            </w:rPr>
          </w:pPr>
          <w:hyperlink w:anchor="_Toc154103740" w:history="1">
            <w:r w:rsidRPr="00727A29">
              <w:rPr>
                <w:rStyle w:val="a7"/>
                <w:b/>
                <w:noProof/>
                <w:sz w:val="24"/>
                <w:szCs w:val="24"/>
              </w:rPr>
              <w:t>7.</w:t>
            </w:r>
            <w:r w:rsidRPr="00727A29">
              <w:rPr>
                <w:rFonts w:eastAsiaTheme="minorEastAsia"/>
                <w:b/>
                <w:noProof/>
                <w:sz w:val="24"/>
                <w:szCs w:val="24"/>
                <w:lang w:val="ru-RU"/>
              </w:rPr>
              <w:tab/>
            </w:r>
            <w:r w:rsidRPr="00727A29">
              <w:rPr>
                <w:rStyle w:val="a7"/>
                <w:b/>
                <w:noProof/>
                <w:sz w:val="24"/>
                <w:szCs w:val="24"/>
              </w:rPr>
              <w:t>Внесение эффектов в изображение</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_Toc154103740 \h </w:instrText>
            </w:r>
            <w:r w:rsidRPr="00727A29">
              <w:rPr>
                <w:b/>
                <w:noProof/>
                <w:webHidden/>
                <w:sz w:val="24"/>
                <w:szCs w:val="24"/>
              </w:rPr>
            </w:r>
            <w:r w:rsidRPr="00727A29">
              <w:rPr>
                <w:b/>
                <w:noProof/>
                <w:webHidden/>
                <w:sz w:val="24"/>
                <w:szCs w:val="24"/>
              </w:rPr>
              <w:fldChar w:fldCharType="separate"/>
            </w:r>
            <w:r>
              <w:rPr>
                <w:b/>
                <w:noProof/>
                <w:webHidden/>
                <w:sz w:val="24"/>
                <w:szCs w:val="24"/>
              </w:rPr>
              <w:t>9</w:t>
            </w:r>
            <w:r w:rsidRPr="00727A29">
              <w:rPr>
                <w:b/>
                <w:noProof/>
                <w:webHidden/>
                <w:sz w:val="24"/>
                <w:szCs w:val="24"/>
              </w:rPr>
              <w:fldChar w:fldCharType="end"/>
            </w:r>
          </w:hyperlink>
        </w:p>
        <w:p w:rsidR="00727A29" w:rsidRPr="00727A29" w:rsidRDefault="00727A29" w:rsidP="00727A29">
          <w:pPr>
            <w:pStyle w:val="10"/>
            <w:tabs>
              <w:tab w:val="left" w:pos="440"/>
              <w:tab w:val="right" w:leader="dot" w:pos="10767"/>
            </w:tabs>
            <w:spacing w:after="0" w:line="240" w:lineRule="auto"/>
            <w:rPr>
              <w:rFonts w:eastAsiaTheme="minorEastAsia"/>
              <w:b/>
              <w:noProof/>
              <w:sz w:val="24"/>
              <w:szCs w:val="24"/>
              <w:lang w:val="ru-RU"/>
            </w:rPr>
          </w:pPr>
          <w:hyperlink w:anchor="_Toc154103741" w:history="1">
            <w:r w:rsidRPr="00727A29">
              <w:rPr>
                <w:rStyle w:val="a7"/>
                <w:b/>
                <w:noProof/>
                <w:sz w:val="24"/>
                <w:szCs w:val="24"/>
              </w:rPr>
              <w:t>8.</w:t>
            </w:r>
            <w:r w:rsidRPr="00727A29">
              <w:rPr>
                <w:rFonts w:eastAsiaTheme="minorEastAsia"/>
                <w:b/>
                <w:noProof/>
                <w:sz w:val="24"/>
                <w:szCs w:val="24"/>
                <w:lang w:val="ru-RU"/>
              </w:rPr>
              <w:tab/>
            </w:r>
            <w:r w:rsidRPr="00727A29">
              <w:rPr>
                <w:rStyle w:val="a7"/>
                <w:b/>
                <w:noProof/>
                <w:sz w:val="24"/>
                <w:szCs w:val="24"/>
              </w:rPr>
              <w:t>Высокочастотные фильтры</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_Toc154103741 \h </w:instrText>
            </w:r>
            <w:r w:rsidRPr="00727A29">
              <w:rPr>
                <w:b/>
                <w:noProof/>
                <w:webHidden/>
                <w:sz w:val="24"/>
                <w:szCs w:val="24"/>
              </w:rPr>
            </w:r>
            <w:r w:rsidRPr="00727A29">
              <w:rPr>
                <w:b/>
                <w:noProof/>
                <w:webHidden/>
                <w:sz w:val="24"/>
                <w:szCs w:val="24"/>
              </w:rPr>
              <w:fldChar w:fldCharType="separate"/>
            </w:r>
            <w:r>
              <w:rPr>
                <w:b/>
                <w:noProof/>
                <w:webHidden/>
                <w:sz w:val="24"/>
                <w:szCs w:val="24"/>
              </w:rPr>
              <w:t>10</w:t>
            </w:r>
            <w:r w:rsidRPr="00727A29">
              <w:rPr>
                <w:b/>
                <w:noProof/>
                <w:webHidden/>
                <w:sz w:val="24"/>
                <w:szCs w:val="24"/>
              </w:rPr>
              <w:fldChar w:fldCharType="end"/>
            </w:r>
          </w:hyperlink>
        </w:p>
        <w:p w:rsidR="00727A29" w:rsidRPr="00727A29" w:rsidRDefault="00727A29" w:rsidP="00727A29">
          <w:pPr>
            <w:pStyle w:val="10"/>
            <w:tabs>
              <w:tab w:val="left" w:pos="440"/>
              <w:tab w:val="right" w:leader="dot" w:pos="10767"/>
            </w:tabs>
            <w:spacing w:after="0" w:line="240" w:lineRule="auto"/>
            <w:rPr>
              <w:rFonts w:eastAsiaTheme="minorEastAsia"/>
              <w:b/>
              <w:noProof/>
              <w:sz w:val="24"/>
              <w:szCs w:val="24"/>
              <w:lang w:val="ru-RU"/>
            </w:rPr>
          </w:pPr>
          <w:hyperlink w:anchor="_Toc154103742" w:history="1">
            <w:r w:rsidRPr="00727A29">
              <w:rPr>
                <w:rStyle w:val="a7"/>
                <w:b/>
                <w:noProof/>
                <w:sz w:val="24"/>
                <w:szCs w:val="24"/>
              </w:rPr>
              <w:t>9.</w:t>
            </w:r>
            <w:r w:rsidRPr="00727A29">
              <w:rPr>
                <w:rFonts w:eastAsiaTheme="minorEastAsia"/>
                <w:b/>
                <w:noProof/>
                <w:sz w:val="24"/>
                <w:szCs w:val="24"/>
                <w:lang w:val="ru-RU"/>
              </w:rPr>
              <w:tab/>
            </w:r>
            <w:r w:rsidRPr="00727A29">
              <w:rPr>
                <w:rStyle w:val="a7"/>
                <w:b/>
                <w:noProof/>
                <w:sz w:val="24"/>
                <w:szCs w:val="24"/>
              </w:rPr>
              <w:t>Геометрическая коррекция изображений. Нелинейная геометрическая коррекция</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_Toc154103742 \h </w:instrText>
            </w:r>
            <w:r w:rsidRPr="00727A29">
              <w:rPr>
                <w:b/>
                <w:noProof/>
                <w:webHidden/>
                <w:sz w:val="24"/>
                <w:szCs w:val="24"/>
              </w:rPr>
            </w:r>
            <w:r w:rsidRPr="00727A29">
              <w:rPr>
                <w:b/>
                <w:noProof/>
                <w:webHidden/>
                <w:sz w:val="24"/>
                <w:szCs w:val="24"/>
              </w:rPr>
              <w:fldChar w:fldCharType="separate"/>
            </w:r>
            <w:r>
              <w:rPr>
                <w:b/>
                <w:noProof/>
                <w:webHidden/>
                <w:sz w:val="24"/>
                <w:szCs w:val="24"/>
              </w:rPr>
              <w:t>11</w:t>
            </w:r>
            <w:r w:rsidRPr="00727A29">
              <w:rPr>
                <w:b/>
                <w:noProof/>
                <w:webHidden/>
                <w:sz w:val="24"/>
                <w:szCs w:val="24"/>
              </w:rPr>
              <w:fldChar w:fldCharType="end"/>
            </w:r>
          </w:hyperlink>
        </w:p>
        <w:p w:rsidR="00727A29" w:rsidRPr="00727A29" w:rsidRDefault="00727A29" w:rsidP="00727A29">
          <w:pPr>
            <w:pStyle w:val="10"/>
            <w:tabs>
              <w:tab w:val="left" w:pos="660"/>
              <w:tab w:val="right" w:leader="dot" w:pos="10767"/>
            </w:tabs>
            <w:spacing w:after="0" w:line="240" w:lineRule="auto"/>
            <w:rPr>
              <w:rFonts w:eastAsiaTheme="minorEastAsia"/>
              <w:b/>
              <w:noProof/>
              <w:sz w:val="24"/>
              <w:szCs w:val="24"/>
              <w:lang w:val="ru-RU"/>
            </w:rPr>
          </w:pPr>
          <w:hyperlink w:anchor="_Toc154103743" w:history="1">
            <w:r w:rsidRPr="00727A29">
              <w:rPr>
                <w:rStyle w:val="a7"/>
                <w:b/>
                <w:noProof/>
                <w:sz w:val="24"/>
                <w:szCs w:val="24"/>
              </w:rPr>
              <w:t>10.</w:t>
            </w:r>
            <w:r w:rsidRPr="00727A29">
              <w:rPr>
                <w:rFonts w:eastAsiaTheme="minorEastAsia"/>
                <w:b/>
                <w:noProof/>
                <w:sz w:val="24"/>
                <w:szCs w:val="24"/>
                <w:lang w:val="ru-RU"/>
              </w:rPr>
              <w:tab/>
            </w:r>
            <w:r w:rsidRPr="00727A29">
              <w:rPr>
                <w:rStyle w:val="a7"/>
                <w:b/>
                <w:noProof/>
                <w:sz w:val="24"/>
                <w:szCs w:val="24"/>
              </w:rPr>
              <w:t>Двумерное дискретное преобразование Фурье</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_Toc154103743 \h </w:instrText>
            </w:r>
            <w:r w:rsidRPr="00727A29">
              <w:rPr>
                <w:b/>
                <w:noProof/>
                <w:webHidden/>
                <w:sz w:val="24"/>
                <w:szCs w:val="24"/>
              </w:rPr>
            </w:r>
            <w:r w:rsidRPr="00727A29">
              <w:rPr>
                <w:b/>
                <w:noProof/>
                <w:webHidden/>
                <w:sz w:val="24"/>
                <w:szCs w:val="24"/>
              </w:rPr>
              <w:fldChar w:fldCharType="separate"/>
            </w:r>
            <w:r>
              <w:rPr>
                <w:b/>
                <w:noProof/>
                <w:webHidden/>
                <w:sz w:val="24"/>
                <w:szCs w:val="24"/>
              </w:rPr>
              <w:t>13</w:t>
            </w:r>
            <w:r w:rsidRPr="00727A29">
              <w:rPr>
                <w:b/>
                <w:noProof/>
                <w:webHidden/>
                <w:sz w:val="24"/>
                <w:szCs w:val="24"/>
              </w:rPr>
              <w:fldChar w:fldCharType="end"/>
            </w:r>
          </w:hyperlink>
        </w:p>
        <w:p w:rsidR="00727A29" w:rsidRPr="00727A29" w:rsidRDefault="00727A29" w:rsidP="00727A29">
          <w:pPr>
            <w:pStyle w:val="10"/>
            <w:tabs>
              <w:tab w:val="left" w:pos="660"/>
              <w:tab w:val="right" w:leader="dot" w:pos="10767"/>
            </w:tabs>
            <w:spacing w:after="0" w:line="240" w:lineRule="auto"/>
            <w:rPr>
              <w:rFonts w:eastAsiaTheme="minorEastAsia"/>
              <w:b/>
              <w:noProof/>
              <w:sz w:val="24"/>
              <w:szCs w:val="24"/>
              <w:lang w:val="ru-RU"/>
            </w:rPr>
          </w:pPr>
          <w:hyperlink w:anchor="_Toc154103744" w:history="1">
            <w:r w:rsidRPr="00727A29">
              <w:rPr>
                <w:rStyle w:val="a7"/>
                <w:b/>
                <w:noProof/>
                <w:sz w:val="24"/>
                <w:szCs w:val="24"/>
              </w:rPr>
              <w:t>11.</w:t>
            </w:r>
            <w:r w:rsidRPr="00727A29">
              <w:rPr>
                <w:rFonts w:eastAsiaTheme="minorEastAsia"/>
                <w:b/>
                <w:noProof/>
                <w:sz w:val="24"/>
                <w:szCs w:val="24"/>
                <w:lang w:val="ru-RU"/>
              </w:rPr>
              <w:tab/>
            </w:r>
            <w:r w:rsidRPr="00727A29">
              <w:rPr>
                <w:rStyle w:val="a7"/>
                <w:b/>
                <w:noProof/>
                <w:sz w:val="24"/>
                <w:szCs w:val="24"/>
              </w:rPr>
              <w:t>Деревья решений</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_Toc154103744 \h </w:instrText>
            </w:r>
            <w:r w:rsidRPr="00727A29">
              <w:rPr>
                <w:b/>
                <w:noProof/>
                <w:webHidden/>
                <w:sz w:val="24"/>
                <w:szCs w:val="24"/>
              </w:rPr>
            </w:r>
            <w:r w:rsidRPr="00727A29">
              <w:rPr>
                <w:b/>
                <w:noProof/>
                <w:webHidden/>
                <w:sz w:val="24"/>
                <w:szCs w:val="24"/>
              </w:rPr>
              <w:fldChar w:fldCharType="separate"/>
            </w:r>
            <w:r>
              <w:rPr>
                <w:b/>
                <w:noProof/>
                <w:webHidden/>
                <w:sz w:val="24"/>
                <w:szCs w:val="24"/>
              </w:rPr>
              <w:t>15</w:t>
            </w:r>
            <w:r w:rsidRPr="00727A29">
              <w:rPr>
                <w:b/>
                <w:noProof/>
                <w:webHidden/>
                <w:sz w:val="24"/>
                <w:szCs w:val="24"/>
              </w:rPr>
              <w:fldChar w:fldCharType="end"/>
            </w:r>
          </w:hyperlink>
        </w:p>
        <w:p w:rsidR="00727A29" w:rsidRPr="00727A29" w:rsidRDefault="00727A29" w:rsidP="00727A29">
          <w:pPr>
            <w:pStyle w:val="10"/>
            <w:tabs>
              <w:tab w:val="left" w:pos="660"/>
              <w:tab w:val="right" w:leader="dot" w:pos="10767"/>
            </w:tabs>
            <w:spacing w:after="0" w:line="240" w:lineRule="auto"/>
            <w:rPr>
              <w:rFonts w:eastAsiaTheme="minorEastAsia"/>
              <w:b/>
              <w:noProof/>
              <w:sz w:val="24"/>
              <w:szCs w:val="24"/>
              <w:lang w:val="ru-RU"/>
            </w:rPr>
          </w:pPr>
          <w:hyperlink w:anchor="_Toc154103745" w:history="1">
            <w:r w:rsidRPr="00727A29">
              <w:rPr>
                <w:rStyle w:val="a7"/>
                <w:b/>
                <w:noProof/>
                <w:sz w:val="24"/>
                <w:szCs w:val="24"/>
              </w:rPr>
              <w:t>12.</w:t>
            </w:r>
            <w:r w:rsidRPr="00727A29">
              <w:rPr>
                <w:rFonts w:eastAsiaTheme="minorEastAsia"/>
                <w:b/>
                <w:noProof/>
                <w:sz w:val="24"/>
                <w:szCs w:val="24"/>
                <w:lang w:val="ru-RU"/>
              </w:rPr>
              <w:tab/>
            </w:r>
            <w:r w:rsidRPr="00727A29">
              <w:rPr>
                <w:rStyle w:val="a7"/>
                <w:b/>
                <w:noProof/>
                <w:sz w:val="24"/>
                <w:szCs w:val="24"/>
              </w:rPr>
              <w:t>Дискретизация и квантование изображения</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_Toc154103745 \h </w:instrText>
            </w:r>
            <w:r w:rsidRPr="00727A29">
              <w:rPr>
                <w:b/>
                <w:noProof/>
                <w:webHidden/>
                <w:sz w:val="24"/>
                <w:szCs w:val="24"/>
              </w:rPr>
            </w:r>
            <w:r w:rsidRPr="00727A29">
              <w:rPr>
                <w:b/>
                <w:noProof/>
                <w:webHidden/>
                <w:sz w:val="24"/>
                <w:szCs w:val="24"/>
              </w:rPr>
              <w:fldChar w:fldCharType="separate"/>
            </w:r>
            <w:r>
              <w:rPr>
                <w:b/>
                <w:noProof/>
                <w:webHidden/>
                <w:sz w:val="24"/>
                <w:szCs w:val="24"/>
              </w:rPr>
              <w:t>17</w:t>
            </w:r>
            <w:r w:rsidRPr="00727A29">
              <w:rPr>
                <w:b/>
                <w:noProof/>
                <w:webHidden/>
                <w:sz w:val="24"/>
                <w:szCs w:val="24"/>
              </w:rPr>
              <w:fldChar w:fldCharType="end"/>
            </w:r>
          </w:hyperlink>
        </w:p>
        <w:p w:rsidR="00727A29" w:rsidRPr="00727A29" w:rsidRDefault="00727A29" w:rsidP="00727A29">
          <w:pPr>
            <w:pStyle w:val="10"/>
            <w:tabs>
              <w:tab w:val="left" w:pos="660"/>
              <w:tab w:val="right" w:leader="dot" w:pos="10767"/>
            </w:tabs>
            <w:spacing w:after="0" w:line="240" w:lineRule="auto"/>
            <w:rPr>
              <w:rFonts w:eastAsiaTheme="minorEastAsia"/>
              <w:b/>
              <w:noProof/>
              <w:sz w:val="24"/>
              <w:szCs w:val="24"/>
              <w:lang w:val="ru-RU"/>
            </w:rPr>
          </w:pPr>
          <w:hyperlink w:anchor="_Toc154103746" w:history="1">
            <w:r w:rsidRPr="00727A29">
              <w:rPr>
                <w:rStyle w:val="a7"/>
                <w:b/>
                <w:noProof/>
                <w:sz w:val="24"/>
                <w:szCs w:val="24"/>
              </w:rPr>
              <w:t>13.</w:t>
            </w:r>
            <w:r w:rsidRPr="00727A29">
              <w:rPr>
                <w:rFonts w:eastAsiaTheme="minorEastAsia"/>
                <w:b/>
                <w:noProof/>
                <w:sz w:val="24"/>
                <w:szCs w:val="24"/>
                <w:lang w:val="ru-RU"/>
              </w:rPr>
              <w:tab/>
            </w:r>
            <w:r w:rsidRPr="00727A29">
              <w:rPr>
                <w:rStyle w:val="a7"/>
                <w:b/>
                <w:noProof/>
                <w:sz w:val="24"/>
                <w:szCs w:val="24"/>
              </w:rPr>
              <w:t>Задачи распознавания образов. Общая модель классификации</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_Toc154103746 \h </w:instrText>
            </w:r>
            <w:r w:rsidRPr="00727A29">
              <w:rPr>
                <w:b/>
                <w:noProof/>
                <w:webHidden/>
                <w:sz w:val="24"/>
                <w:szCs w:val="24"/>
              </w:rPr>
            </w:r>
            <w:r w:rsidRPr="00727A29">
              <w:rPr>
                <w:b/>
                <w:noProof/>
                <w:webHidden/>
                <w:sz w:val="24"/>
                <w:szCs w:val="24"/>
              </w:rPr>
              <w:fldChar w:fldCharType="separate"/>
            </w:r>
            <w:r>
              <w:rPr>
                <w:b/>
                <w:noProof/>
                <w:webHidden/>
                <w:sz w:val="24"/>
                <w:szCs w:val="24"/>
              </w:rPr>
              <w:t>17</w:t>
            </w:r>
            <w:r w:rsidRPr="00727A29">
              <w:rPr>
                <w:b/>
                <w:noProof/>
                <w:webHidden/>
                <w:sz w:val="24"/>
                <w:szCs w:val="24"/>
              </w:rPr>
              <w:fldChar w:fldCharType="end"/>
            </w:r>
          </w:hyperlink>
        </w:p>
        <w:p w:rsidR="00727A29" w:rsidRPr="00727A29" w:rsidRDefault="00727A29" w:rsidP="00727A29">
          <w:pPr>
            <w:pStyle w:val="10"/>
            <w:tabs>
              <w:tab w:val="left" w:pos="660"/>
              <w:tab w:val="right" w:leader="dot" w:pos="10767"/>
            </w:tabs>
            <w:spacing w:after="0" w:line="240" w:lineRule="auto"/>
            <w:rPr>
              <w:rFonts w:eastAsiaTheme="minorEastAsia"/>
              <w:b/>
              <w:noProof/>
              <w:sz w:val="24"/>
              <w:szCs w:val="24"/>
              <w:lang w:val="ru-RU"/>
            </w:rPr>
          </w:pPr>
          <w:hyperlink w:anchor="_Toc154103747" w:history="1">
            <w:r w:rsidRPr="00727A29">
              <w:rPr>
                <w:rStyle w:val="a7"/>
                <w:b/>
                <w:noProof/>
                <w:sz w:val="24"/>
                <w:szCs w:val="24"/>
              </w:rPr>
              <w:t>14.</w:t>
            </w:r>
            <w:r w:rsidRPr="00727A29">
              <w:rPr>
                <w:rFonts w:eastAsiaTheme="minorEastAsia"/>
                <w:b/>
                <w:noProof/>
                <w:sz w:val="24"/>
                <w:szCs w:val="24"/>
                <w:lang w:val="ru-RU"/>
              </w:rPr>
              <w:tab/>
            </w:r>
            <w:r w:rsidRPr="00727A29">
              <w:rPr>
                <w:rStyle w:val="a7"/>
                <w:b/>
                <w:noProof/>
                <w:sz w:val="24"/>
                <w:szCs w:val="24"/>
              </w:rPr>
              <w:t>Искусственные нейронные сети: нейронная сеть Хопфилда</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_Toc154103747 \h </w:instrText>
            </w:r>
            <w:r w:rsidRPr="00727A29">
              <w:rPr>
                <w:b/>
                <w:noProof/>
                <w:webHidden/>
                <w:sz w:val="24"/>
                <w:szCs w:val="24"/>
              </w:rPr>
            </w:r>
            <w:r w:rsidRPr="00727A29">
              <w:rPr>
                <w:b/>
                <w:noProof/>
                <w:webHidden/>
                <w:sz w:val="24"/>
                <w:szCs w:val="24"/>
              </w:rPr>
              <w:fldChar w:fldCharType="separate"/>
            </w:r>
            <w:r>
              <w:rPr>
                <w:b/>
                <w:noProof/>
                <w:webHidden/>
                <w:sz w:val="24"/>
                <w:szCs w:val="24"/>
              </w:rPr>
              <w:t>19</w:t>
            </w:r>
            <w:r w:rsidRPr="00727A29">
              <w:rPr>
                <w:b/>
                <w:noProof/>
                <w:webHidden/>
                <w:sz w:val="24"/>
                <w:szCs w:val="24"/>
              </w:rPr>
              <w:fldChar w:fldCharType="end"/>
            </w:r>
          </w:hyperlink>
        </w:p>
        <w:p w:rsidR="00727A29" w:rsidRPr="00727A29" w:rsidRDefault="00727A29" w:rsidP="00727A29">
          <w:pPr>
            <w:pStyle w:val="10"/>
            <w:tabs>
              <w:tab w:val="left" w:pos="660"/>
              <w:tab w:val="right" w:leader="dot" w:pos="10767"/>
            </w:tabs>
            <w:spacing w:after="0" w:line="240" w:lineRule="auto"/>
            <w:rPr>
              <w:rFonts w:eastAsiaTheme="minorEastAsia"/>
              <w:b/>
              <w:noProof/>
              <w:sz w:val="24"/>
              <w:szCs w:val="24"/>
              <w:lang w:val="ru-RU"/>
            </w:rPr>
          </w:pPr>
          <w:hyperlink w:anchor="_Toc154103748" w:history="1">
            <w:r w:rsidRPr="00727A29">
              <w:rPr>
                <w:rStyle w:val="a7"/>
                <w:b/>
                <w:noProof/>
                <w:sz w:val="24"/>
                <w:szCs w:val="24"/>
              </w:rPr>
              <w:t>15.</w:t>
            </w:r>
            <w:r w:rsidRPr="00727A29">
              <w:rPr>
                <w:rFonts w:eastAsiaTheme="minorEastAsia"/>
                <w:b/>
                <w:noProof/>
                <w:sz w:val="24"/>
                <w:szCs w:val="24"/>
                <w:lang w:val="ru-RU"/>
              </w:rPr>
              <w:tab/>
            </w:r>
            <w:r w:rsidRPr="00727A29">
              <w:rPr>
                <w:rStyle w:val="a7"/>
                <w:b/>
                <w:noProof/>
                <w:sz w:val="24"/>
                <w:szCs w:val="24"/>
              </w:rPr>
              <w:t>Искусственные нейронные сети: персептрон, многослойная сеть прямого распространения</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_Toc154103748 \h </w:instrText>
            </w:r>
            <w:r w:rsidRPr="00727A29">
              <w:rPr>
                <w:b/>
                <w:noProof/>
                <w:webHidden/>
                <w:sz w:val="24"/>
                <w:szCs w:val="24"/>
              </w:rPr>
            </w:r>
            <w:r w:rsidRPr="00727A29">
              <w:rPr>
                <w:b/>
                <w:noProof/>
                <w:webHidden/>
                <w:sz w:val="24"/>
                <w:szCs w:val="24"/>
              </w:rPr>
              <w:fldChar w:fldCharType="separate"/>
            </w:r>
            <w:r>
              <w:rPr>
                <w:b/>
                <w:noProof/>
                <w:webHidden/>
                <w:sz w:val="24"/>
                <w:szCs w:val="24"/>
              </w:rPr>
              <w:t>20</w:t>
            </w:r>
            <w:r w:rsidRPr="00727A29">
              <w:rPr>
                <w:b/>
                <w:noProof/>
                <w:webHidden/>
                <w:sz w:val="24"/>
                <w:szCs w:val="24"/>
              </w:rPr>
              <w:fldChar w:fldCharType="end"/>
            </w:r>
          </w:hyperlink>
        </w:p>
        <w:p w:rsidR="00727A29" w:rsidRPr="00727A29" w:rsidRDefault="00727A29" w:rsidP="00727A29">
          <w:pPr>
            <w:pStyle w:val="10"/>
            <w:tabs>
              <w:tab w:val="left" w:pos="660"/>
              <w:tab w:val="right" w:leader="dot" w:pos="10767"/>
            </w:tabs>
            <w:spacing w:after="0" w:line="240" w:lineRule="auto"/>
            <w:rPr>
              <w:rFonts w:eastAsiaTheme="minorEastAsia"/>
              <w:b/>
              <w:noProof/>
              <w:sz w:val="24"/>
              <w:szCs w:val="24"/>
              <w:lang w:val="ru-RU"/>
            </w:rPr>
          </w:pPr>
          <w:hyperlink w:anchor="_Toc154103749" w:history="1">
            <w:r w:rsidRPr="00727A29">
              <w:rPr>
                <w:rStyle w:val="a7"/>
                <w:b/>
                <w:noProof/>
                <w:sz w:val="24"/>
                <w:szCs w:val="24"/>
              </w:rPr>
              <w:t>16.</w:t>
            </w:r>
            <w:r w:rsidRPr="00727A29">
              <w:rPr>
                <w:rFonts w:eastAsiaTheme="minorEastAsia"/>
                <w:b/>
                <w:noProof/>
                <w:sz w:val="24"/>
                <w:szCs w:val="24"/>
                <w:lang w:val="ru-RU"/>
              </w:rPr>
              <w:tab/>
            </w:r>
            <w:r w:rsidRPr="00727A29">
              <w:rPr>
                <w:rStyle w:val="a7"/>
                <w:b/>
                <w:noProof/>
                <w:sz w:val="24"/>
                <w:szCs w:val="24"/>
              </w:rPr>
              <w:t>Искусственные нейронные сети: РБФ-сеть</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_Toc154103749 \h </w:instrText>
            </w:r>
            <w:r w:rsidRPr="00727A29">
              <w:rPr>
                <w:b/>
                <w:noProof/>
                <w:webHidden/>
                <w:sz w:val="24"/>
                <w:szCs w:val="24"/>
              </w:rPr>
            </w:r>
            <w:r w:rsidRPr="00727A29">
              <w:rPr>
                <w:b/>
                <w:noProof/>
                <w:webHidden/>
                <w:sz w:val="24"/>
                <w:szCs w:val="24"/>
              </w:rPr>
              <w:fldChar w:fldCharType="separate"/>
            </w:r>
            <w:r>
              <w:rPr>
                <w:b/>
                <w:noProof/>
                <w:webHidden/>
                <w:sz w:val="24"/>
                <w:szCs w:val="24"/>
              </w:rPr>
              <w:t>22</w:t>
            </w:r>
            <w:r w:rsidRPr="00727A29">
              <w:rPr>
                <w:b/>
                <w:noProof/>
                <w:webHidden/>
                <w:sz w:val="24"/>
                <w:szCs w:val="24"/>
              </w:rPr>
              <w:fldChar w:fldCharType="end"/>
            </w:r>
          </w:hyperlink>
        </w:p>
        <w:p w:rsidR="00727A29" w:rsidRPr="00727A29" w:rsidRDefault="00727A29" w:rsidP="00727A29">
          <w:pPr>
            <w:pStyle w:val="10"/>
            <w:tabs>
              <w:tab w:val="left" w:pos="660"/>
              <w:tab w:val="right" w:leader="dot" w:pos="10767"/>
            </w:tabs>
            <w:spacing w:after="0" w:line="240" w:lineRule="auto"/>
            <w:rPr>
              <w:rFonts w:eastAsiaTheme="minorEastAsia"/>
              <w:b/>
              <w:noProof/>
              <w:sz w:val="24"/>
              <w:szCs w:val="24"/>
              <w:lang w:val="ru-RU"/>
            </w:rPr>
          </w:pPr>
          <w:hyperlink w:anchor="_Toc154103750" w:history="1">
            <w:r w:rsidRPr="00727A29">
              <w:rPr>
                <w:rStyle w:val="a7"/>
                <w:b/>
                <w:noProof/>
                <w:sz w:val="24"/>
                <w:szCs w:val="24"/>
              </w:rPr>
              <w:t>17.</w:t>
            </w:r>
            <w:r w:rsidRPr="00727A29">
              <w:rPr>
                <w:rFonts w:eastAsiaTheme="minorEastAsia"/>
                <w:b/>
                <w:noProof/>
                <w:sz w:val="24"/>
                <w:szCs w:val="24"/>
                <w:lang w:val="ru-RU"/>
              </w:rPr>
              <w:tab/>
            </w:r>
            <w:r w:rsidRPr="00727A29">
              <w:rPr>
                <w:rStyle w:val="a7"/>
                <w:b/>
                <w:noProof/>
                <w:sz w:val="24"/>
                <w:szCs w:val="24"/>
              </w:rPr>
              <w:t>Классификация по ближайшему среднему значению</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_Toc154103750 \h </w:instrText>
            </w:r>
            <w:r w:rsidRPr="00727A29">
              <w:rPr>
                <w:b/>
                <w:noProof/>
                <w:webHidden/>
                <w:sz w:val="24"/>
                <w:szCs w:val="24"/>
              </w:rPr>
            </w:r>
            <w:r w:rsidRPr="00727A29">
              <w:rPr>
                <w:b/>
                <w:noProof/>
                <w:webHidden/>
                <w:sz w:val="24"/>
                <w:szCs w:val="24"/>
              </w:rPr>
              <w:fldChar w:fldCharType="separate"/>
            </w:r>
            <w:r>
              <w:rPr>
                <w:b/>
                <w:noProof/>
                <w:webHidden/>
                <w:sz w:val="24"/>
                <w:szCs w:val="24"/>
              </w:rPr>
              <w:t>23</w:t>
            </w:r>
            <w:r w:rsidRPr="00727A29">
              <w:rPr>
                <w:b/>
                <w:noProof/>
                <w:webHidden/>
                <w:sz w:val="24"/>
                <w:szCs w:val="24"/>
              </w:rPr>
              <w:fldChar w:fldCharType="end"/>
            </w:r>
          </w:hyperlink>
        </w:p>
        <w:p w:rsidR="00727A29" w:rsidRPr="00727A29" w:rsidRDefault="00727A29" w:rsidP="00727A29">
          <w:pPr>
            <w:pStyle w:val="10"/>
            <w:tabs>
              <w:tab w:val="left" w:pos="660"/>
              <w:tab w:val="right" w:leader="dot" w:pos="10767"/>
            </w:tabs>
            <w:spacing w:after="0" w:line="240" w:lineRule="auto"/>
            <w:rPr>
              <w:rFonts w:eastAsiaTheme="minorEastAsia"/>
              <w:b/>
              <w:noProof/>
              <w:sz w:val="24"/>
              <w:szCs w:val="24"/>
              <w:lang w:val="ru-RU"/>
            </w:rPr>
          </w:pPr>
          <w:hyperlink w:anchor="_Toc154103751" w:history="1">
            <w:r w:rsidRPr="00727A29">
              <w:rPr>
                <w:rStyle w:val="a7"/>
                <w:b/>
                <w:noProof/>
                <w:sz w:val="24"/>
                <w:szCs w:val="24"/>
              </w:rPr>
              <w:t>18.</w:t>
            </w:r>
            <w:r w:rsidRPr="00727A29">
              <w:rPr>
                <w:rFonts w:eastAsiaTheme="minorEastAsia"/>
                <w:b/>
                <w:noProof/>
                <w:sz w:val="24"/>
                <w:szCs w:val="24"/>
                <w:lang w:val="ru-RU"/>
              </w:rPr>
              <w:tab/>
            </w:r>
            <w:r w:rsidRPr="00727A29">
              <w:rPr>
                <w:rStyle w:val="a7"/>
                <w:b/>
                <w:noProof/>
                <w:sz w:val="24"/>
                <w:szCs w:val="24"/>
              </w:rPr>
              <w:t>Классификация по расстоянию до ближайших соседей</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_Toc154103751 \h </w:instrText>
            </w:r>
            <w:r w:rsidRPr="00727A29">
              <w:rPr>
                <w:b/>
                <w:noProof/>
                <w:webHidden/>
                <w:sz w:val="24"/>
                <w:szCs w:val="24"/>
              </w:rPr>
            </w:r>
            <w:r w:rsidRPr="00727A29">
              <w:rPr>
                <w:b/>
                <w:noProof/>
                <w:webHidden/>
                <w:sz w:val="24"/>
                <w:szCs w:val="24"/>
              </w:rPr>
              <w:fldChar w:fldCharType="separate"/>
            </w:r>
            <w:r>
              <w:rPr>
                <w:b/>
                <w:noProof/>
                <w:webHidden/>
                <w:sz w:val="24"/>
                <w:szCs w:val="24"/>
              </w:rPr>
              <w:t>24</w:t>
            </w:r>
            <w:r w:rsidRPr="00727A29">
              <w:rPr>
                <w:b/>
                <w:noProof/>
                <w:webHidden/>
                <w:sz w:val="24"/>
                <w:szCs w:val="24"/>
              </w:rPr>
              <w:fldChar w:fldCharType="end"/>
            </w:r>
          </w:hyperlink>
        </w:p>
        <w:p w:rsidR="00727A29" w:rsidRPr="00727A29" w:rsidRDefault="00727A29" w:rsidP="00727A29">
          <w:pPr>
            <w:pStyle w:val="10"/>
            <w:tabs>
              <w:tab w:val="left" w:pos="660"/>
              <w:tab w:val="right" w:leader="dot" w:pos="10767"/>
            </w:tabs>
            <w:spacing w:after="0" w:line="240" w:lineRule="auto"/>
            <w:rPr>
              <w:rFonts w:eastAsiaTheme="minorEastAsia"/>
              <w:b/>
              <w:noProof/>
              <w:sz w:val="24"/>
              <w:szCs w:val="24"/>
              <w:lang w:val="ru-RU"/>
            </w:rPr>
          </w:pPr>
          <w:hyperlink w:anchor="_Toc154103752" w:history="1">
            <w:r w:rsidRPr="00727A29">
              <w:rPr>
                <w:rStyle w:val="a7"/>
                <w:b/>
                <w:noProof/>
                <w:sz w:val="24"/>
                <w:szCs w:val="24"/>
              </w:rPr>
              <w:t>19.</w:t>
            </w:r>
            <w:r w:rsidRPr="00727A29">
              <w:rPr>
                <w:rFonts w:eastAsiaTheme="minorEastAsia"/>
                <w:b/>
                <w:noProof/>
                <w:sz w:val="24"/>
                <w:szCs w:val="24"/>
                <w:lang w:val="ru-RU"/>
              </w:rPr>
              <w:tab/>
            </w:r>
            <w:r w:rsidRPr="00727A29">
              <w:rPr>
                <w:rStyle w:val="a7"/>
                <w:b/>
                <w:noProof/>
                <w:sz w:val="24"/>
                <w:szCs w:val="24"/>
              </w:rPr>
              <w:t>Коррекция цвета на цветных изображениях</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_Toc154103752 \h </w:instrText>
            </w:r>
            <w:r w:rsidRPr="00727A29">
              <w:rPr>
                <w:b/>
                <w:noProof/>
                <w:webHidden/>
                <w:sz w:val="24"/>
                <w:szCs w:val="24"/>
              </w:rPr>
            </w:r>
            <w:r w:rsidRPr="00727A29">
              <w:rPr>
                <w:b/>
                <w:noProof/>
                <w:webHidden/>
                <w:sz w:val="24"/>
                <w:szCs w:val="24"/>
              </w:rPr>
              <w:fldChar w:fldCharType="separate"/>
            </w:r>
            <w:r>
              <w:rPr>
                <w:b/>
                <w:noProof/>
                <w:webHidden/>
                <w:sz w:val="24"/>
                <w:szCs w:val="24"/>
              </w:rPr>
              <w:t>25</w:t>
            </w:r>
            <w:r w:rsidRPr="00727A29">
              <w:rPr>
                <w:b/>
                <w:noProof/>
                <w:webHidden/>
                <w:sz w:val="24"/>
                <w:szCs w:val="24"/>
              </w:rPr>
              <w:fldChar w:fldCharType="end"/>
            </w:r>
          </w:hyperlink>
        </w:p>
        <w:p w:rsidR="00727A29" w:rsidRPr="00727A29" w:rsidRDefault="00727A29" w:rsidP="00727A29">
          <w:pPr>
            <w:pStyle w:val="10"/>
            <w:tabs>
              <w:tab w:val="left" w:pos="660"/>
              <w:tab w:val="right" w:leader="dot" w:pos="10767"/>
            </w:tabs>
            <w:spacing w:after="0" w:line="240" w:lineRule="auto"/>
            <w:rPr>
              <w:rFonts w:eastAsiaTheme="minorEastAsia"/>
              <w:b/>
              <w:noProof/>
              <w:sz w:val="24"/>
              <w:szCs w:val="24"/>
              <w:lang w:val="ru-RU"/>
            </w:rPr>
          </w:pPr>
          <w:hyperlink w:anchor="_Toc154103753" w:history="1">
            <w:r w:rsidRPr="00727A29">
              <w:rPr>
                <w:rStyle w:val="a7"/>
                <w:b/>
                <w:noProof/>
                <w:sz w:val="24"/>
                <w:szCs w:val="24"/>
              </w:rPr>
              <w:t>20.</w:t>
            </w:r>
            <w:r w:rsidRPr="00727A29">
              <w:rPr>
                <w:rFonts w:eastAsiaTheme="minorEastAsia"/>
                <w:b/>
                <w:noProof/>
                <w:sz w:val="24"/>
                <w:szCs w:val="24"/>
                <w:lang w:val="ru-RU"/>
              </w:rPr>
              <w:tab/>
            </w:r>
            <w:r w:rsidRPr="00727A29">
              <w:rPr>
                <w:rStyle w:val="a7"/>
                <w:b/>
                <w:noProof/>
                <w:sz w:val="24"/>
                <w:szCs w:val="24"/>
              </w:rPr>
              <w:t>Линейные преобразования яркости полутоновых изображений: препарирование изображений, бинаризация, линейное растяжение контраста изображения</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_Toc154103753 \h </w:instrText>
            </w:r>
            <w:r w:rsidRPr="00727A29">
              <w:rPr>
                <w:b/>
                <w:noProof/>
                <w:webHidden/>
                <w:sz w:val="24"/>
                <w:szCs w:val="24"/>
              </w:rPr>
            </w:r>
            <w:r w:rsidRPr="00727A29">
              <w:rPr>
                <w:b/>
                <w:noProof/>
                <w:webHidden/>
                <w:sz w:val="24"/>
                <w:szCs w:val="24"/>
              </w:rPr>
              <w:fldChar w:fldCharType="separate"/>
            </w:r>
            <w:r>
              <w:rPr>
                <w:b/>
                <w:noProof/>
                <w:webHidden/>
                <w:sz w:val="24"/>
                <w:szCs w:val="24"/>
              </w:rPr>
              <w:t>26</w:t>
            </w:r>
            <w:r w:rsidRPr="00727A29">
              <w:rPr>
                <w:b/>
                <w:noProof/>
                <w:webHidden/>
                <w:sz w:val="24"/>
                <w:szCs w:val="24"/>
              </w:rPr>
              <w:fldChar w:fldCharType="end"/>
            </w:r>
          </w:hyperlink>
        </w:p>
        <w:p w:rsidR="00727A29" w:rsidRPr="00727A29" w:rsidRDefault="00727A29" w:rsidP="00727A29">
          <w:pPr>
            <w:pStyle w:val="10"/>
            <w:tabs>
              <w:tab w:val="left" w:pos="660"/>
              <w:tab w:val="right" w:leader="dot" w:pos="10767"/>
            </w:tabs>
            <w:spacing w:after="0" w:line="240" w:lineRule="auto"/>
            <w:rPr>
              <w:rFonts w:eastAsiaTheme="minorEastAsia"/>
              <w:b/>
              <w:noProof/>
              <w:sz w:val="24"/>
              <w:szCs w:val="24"/>
              <w:lang w:val="ru-RU"/>
            </w:rPr>
          </w:pPr>
          <w:hyperlink w:anchor="_Toc154103754" w:history="1">
            <w:r w:rsidRPr="00727A29">
              <w:rPr>
                <w:rStyle w:val="a7"/>
                <w:b/>
                <w:noProof/>
                <w:sz w:val="24"/>
                <w:szCs w:val="24"/>
              </w:rPr>
              <w:t>21.</w:t>
            </w:r>
            <w:r w:rsidRPr="00727A29">
              <w:rPr>
                <w:rFonts w:eastAsiaTheme="minorEastAsia"/>
                <w:b/>
                <w:noProof/>
                <w:sz w:val="24"/>
                <w:szCs w:val="24"/>
                <w:lang w:val="ru-RU"/>
              </w:rPr>
              <w:tab/>
            </w:r>
            <w:r w:rsidRPr="00727A29">
              <w:rPr>
                <w:rStyle w:val="a7"/>
                <w:b/>
                <w:noProof/>
                <w:sz w:val="24"/>
                <w:szCs w:val="24"/>
              </w:rPr>
              <w:t>Логические операции над изображениями. Арифметические операции над изображениями</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_Toc154103754 \h </w:instrText>
            </w:r>
            <w:r w:rsidRPr="00727A29">
              <w:rPr>
                <w:b/>
                <w:noProof/>
                <w:webHidden/>
                <w:sz w:val="24"/>
                <w:szCs w:val="24"/>
              </w:rPr>
            </w:r>
            <w:r w:rsidRPr="00727A29">
              <w:rPr>
                <w:b/>
                <w:noProof/>
                <w:webHidden/>
                <w:sz w:val="24"/>
                <w:szCs w:val="24"/>
              </w:rPr>
              <w:fldChar w:fldCharType="separate"/>
            </w:r>
            <w:r>
              <w:rPr>
                <w:b/>
                <w:noProof/>
                <w:webHidden/>
                <w:sz w:val="24"/>
                <w:szCs w:val="24"/>
              </w:rPr>
              <w:t>27</w:t>
            </w:r>
            <w:r w:rsidRPr="00727A29">
              <w:rPr>
                <w:b/>
                <w:noProof/>
                <w:webHidden/>
                <w:sz w:val="24"/>
                <w:szCs w:val="24"/>
              </w:rPr>
              <w:fldChar w:fldCharType="end"/>
            </w:r>
          </w:hyperlink>
        </w:p>
        <w:p w:rsidR="00727A29" w:rsidRPr="00727A29" w:rsidRDefault="00727A29" w:rsidP="00727A29">
          <w:pPr>
            <w:pStyle w:val="10"/>
            <w:tabs>
              <w:tab w:val="left" w:pos="660"/>
              <w:tab w:val="right" w:leader="dot" w:pos="10767"/>
            </w:tabs>
            <w:spacing w:after="0" w:line="240" w:lineRule="auto"/>
            <w:rPr>
              <w:rFonts w:eastAsiaTheme="minorEastAsia"/>
              <w:b/>
              <w:noProof/>
              <w:sz w:val="24"/>
              <w:szCs w:val="24"/>
              <w:lang w:val="ru-RU"/>
            </w:rPr>
          </w:pPr>
          <w:hyperlink w:anchor="_Toc154103755" w:history="1">
            <w:r w:rsidRPr="00727A29">
              <w:rPr>
                <w:rStyle w:val="a7"/>
                <w:b/>
                <w:noProof/>
                <w:sz w:val="24"/>
                <w:szCs w:val="24"/>
              </w:rPr>
              <w:t>22.</w:t>
            </w:r>
            <w:r w:rsidRPr="00727A29">
              <w:rPr>
                <w:rFonts w:eastAsiaTheme="minorEastAsia"/>
                <w:b/>
                <w:noProof/>
                <w:sz w:val="24"/>
                <w:szCs w:val="24"/>
                <w:lang w:val="ru-RU"/>
              </w:rPr>
              <w:tab/>
            </w:r>
            <w:r w:rsidRPr="00727A29">
              <w:rPr>
                <w:rStyle w:val="a7"/>
                <w:b/>
                <w:noProof/>
                <w:sz w:val="24"/>
                <w:szCs w:val="24"/>
              </w:rPr>
              <w:t>Математическая морфология бинарных изображений: эрозия и дилатация, отмыкание и замыкание, операция утоньшения</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_Toc154103755 \h </w:instrText>
            </w:r>
            <w:r w:rsidRPr="00727A29">
              <w:rPr>
                <w:b/>
                <w:noProof/>
                <w:webHidden/>
                <w:sz w:val="24"/>
                <w:szCs w:val="24"/>
              </w:rPr>
            </w:r>
            <w:r w:rsidRPr="00727A29">
              <w:rPr>
                <w:b/>
                <w:noProof/>
                <w:webHidden/>
                <w:sz w:val="24"/>
                <w:szCs w:val="24"/>
              </w:rPr>
              <w:fldChar w:fldCharType="separate"/>
            </w:r>
            <w:r>
              <w:rPr>
                <w:b/>
                <w:noProof/>
                <w:webHidden/>
                <w:sz w:val="24"/>
                <w:szCs w:val="24"/>
              </w:rPr>
              <w:t>28</w:t>
            </w:r>
            <w:r w:rsidRPr="00727A29">
              <w:rPr>
                <w:b/>
                <w:noProof/>
                <w:webHidden/>
                <w:sz w:val="24"/>
                <w:szCs w:val="24"/>
              </w:rPr>
              <w:fldChar w:fldCharType="end"/>
            </w:r>
          </w:hyperlink>
        </w:p>
        <w:p w:rsidR="00727A29" w:rsidRPr="00727A29" w:rsidRDefault="00727A29" w:rsidP="00727A29">
          <w:pPr>
            <w:pStyle w:val="10"/>
            <w:tabs>
              <w:tab w:val="left" w:pos="660"/>
              <w:tab w:val="right" w:leader="dot" w:pos="10767"/>
            </w:tabs>
            <w:spacing w:after="0" w:line="240" w:lineRule="auto"/>
            <w:rPr>
              <w:rFonts w:eastAsiaTheme="minorEastAsia"/>
              <w:b/>
              <w:noProof/>
              <w:sz w:val="24"/>
              <w:szCs w:val="24"/>
              <w:lang w:val="ru-RU"/>
            </w:rPr>
          </w:pPr>
          <w:hyperlink w:anchor="_Toc154103756" w:history="1">
            <w:r w:rsidRPr="00727A29">
              <w:rPr>
                <w:rStyle w:val="a7"/>
                <w:b/>
                <w:noProof/>
                <w:sz w:val="24"/>
                <w:szCs w:val="24"/>
              </w:rPr>
              <w:t>23.</w:t>
            </w:r>
            <w:r w:rsidRPr="00727A29">
              <w:rPr>
                <w:rFonts w:eastAsiaTheme="minorEastAsia"/>
                <w:b/>
                <w:noProof/>
                <w:sz w:val="24"/>
                <w:szCs w:val="24"/>
                <w:lang w:val="ru-RU"/>
              </w:rPr>
              <w:tab/>
            </w:r>
            <w:r w:rsidRPr="00727A29">
              <w:rPr>
                <w:rStyle w:val="a7"/>
                <w:b/>
                <w:noProof/>
                <w:sz w:val="24"/>
                <w:szCs w:val="24"/>
              </w:rPr>
              <w:t>Методы сжатия без потерь: алгоритм Хаффмана</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_Toc154103756 \h </w:instrText>
            </w:r>
            <w:r w:rsidRPr="00727A29">
              <w:rPr>
                <w:b/>
                <w:noProof/>
                <w:webHidden/>
                <w:sz w:val="24"/>
                <w:szCs w:val="24"/>
              </w:rPr>
            </w:r>
            <w:r w:rsidRPr="00727A29">
              <w:rPr>
                <w:b/>
                <w:noProof/>
                <w:webHidden/>
                <w:sz w:val="24"/>
                <w:szCs w:val="24"/>
              </w:rPr>
              <w:fldChar w:fldCharType="separate"/>
            </w:r>
            <w:r>
              <w:rPr>
                <w:b/>
                <w:noProof/>
                <w:webHidden/>
                <w:sz w:val="24"/>
                <w:szCs w:val="24"/>
              </w:rPr>
              <w:t>29</w:t>
            </w:r>
            <w:r w:rsidRPr="00727A29">
              <w:rPr>
                <w:b/>
                <w:noProof/>
                <w:webHidden/>
                <w:sz w:val="24"/>
                <w:szCs w:val="24"/>
              </w:rPr>
              <w:fldChar w:fldCharType="end"/>
            </w:r>
          </w:hyperlink>
        </w:p>
        <w:p w:rsidR="00727A29" w:rsidRPr="00727A29" w:rsidRDefault="00727A29" w:rsidP="00727A29">
          <w:pPr>
            <w:pStyle w:val="10"/>
            <w:tabs>
              <w:tab w:val="left" w:pos="660"/>
              <w:tab w:val="right" w:leader="dot" w:pos="10767"/>
            </w:tabs>
            <w:spacing w:after="0" w:line="240" w:lineRule="auto"/>
            <w:rPr>
              <w:rFonts w:eastAsiaTheme="minorEastAsia"/>
              <w:b/>
              <w:noProof/>
              <w:sz w:val="24"/>
              <w:szCs w:val="24"/>
              <w:lang w:val="ru-RU"/>
            </w:rPr>
          </w:pPr>
          <w:hyperlink w:anchor="_Toc154103757" w:history="1">
            <w:r w:rsidRPr="00727A29">
              <w:rPr>
                <w:rStyle w:val="a7"/>
                <w:b/>
                <w:noProof/>
                <w:sz w:val="24"/>
                <w:szCs w:val="24"/>
              </w:rPr>
              <w:t>24.</w:t>
            </w:r>
            <w:r w:rsidRPr="00727A29">
              <w:rPr>
                <w:rFonts w:eastAsiaTheme="minorEastAsia"/>
                <w:b/>
                <w:noProof/>
                <w:sz w:val="24"/>
                <w:szCs w:val="24"/>
                <w:lang w:val="ru-RU"/>
              </w:rPr>
              <w:tab/>
            </w:r>
            <w:r w:rsidRPr="00727A29">
              <w:rPr>
                <w:rStyle w:val="a7"/>
                <w:b/>
                <w:noProof/>
                <w:sz w:val="24"/>
                <w:szCs w:val="24"/>
              </w:rPr>
              <w:t>Методы сжатия без потерь: алгоритмы RLE и LZW</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_Toc154103757 \h </w:instrText>
            </w:r>
            <w:r w:rsidRPr="00727A29">
              <w:rPr>
                <w:b/>
                <w:noProof/>
                <w:webHidden/>
                <w:sz w:val="24"/>
                <w:szCs w:val="24"/>
              </w:rPr>
            </w:r>
            <w:r w:rsidRPr="00727A29">
              <w:rPr>
                <w:b/>
                <w:noProof/>
                <w:webHidden/>
                <w:sz w:val="24"/>
                <w:szCs w:val="24"/>
              </w:rPr>
              <w:fldChar w:fldCharType="separate"/>
            </w:r>
            <w:r>
              <w:rPr>
                <w:b/>
                <w:noProof/>
                <w:webHidden/>
                <w:sz w:val="24"/>
                <w:szCs w:val="24"/>
              </w:rPr>
              <w:t>30</w:t>
            </w:r>
            <w:r w:rsidRPr="00727A29">
              <w:rPr>
                <w:b/>
                <w:noProof/>
                <w:webHidden/>
                <w:sz w:val="24"/>
                <w:szCs w:val="24"/>
              </w:rPr>
              <w:fldChar w:fldCharType="end"/>
            </w:r>
          </w:hyperlink>
        </w:p>
        <w:p w:rsidR="00727A29" w:rsidRPr="00727A29" w:rsidRDefault="00727A29" w:rsidP="00727A29">
          <w:pPr>
            <w:pStyle w:val="10"/>
            <w:tabs>
              <w:tab w:val="left" w:pos="660"/>
              <w:tab w:val="right" w:leader="dot" w:pos="10767"/>
            </w:tabs>
            <w:spacing w:after="0" w:line="240" w:lineRule="auto"/>
            <w:rPr>
              <w:rFonts w:eastAsiaTheme="minorEastAsia"/>
              <w:b/>
              <w:noProof/>
              <w:sz w:val="24"/>
              <w:szCs w:val="24"/>
              <w:lang w:val="ru-RU"/>
            </w:rPr>
          </w:pPr>
          <w:hyperlink w:anchor="_Toc154103758" w:history="1">
            <w:r w:rsidRPr="00727A29">
              <w:rPr>
                <w:rStyle w:val="a7"/>
                <w:b/>
                <w:noProof/>
                <w:sz w:val="24"/>
                <w:szCs w:val="24"/>
              </w:rPr>
              <w:t>25.</w:t>
            </w:r>
            <w:r w:rsidRPr="00727A29">
              <w:rPr>
                <w:rFonts w:eastAsiaTheme="minorEastAsia"/>
                <w:b/>
                <w:noProof/>
                <w:sz w:val="24"/>
                <w:szCs w:val="24"/>
                <w:lang w:val="ru-RU"/>
              </w:rPr>
              <w:tab/>
            </w:r>
            <w:r w:rsidRPr="00727A29">
              <w:rPr>
                <w:rStyle w:val="a7"/>
                <w:b/>
                <w:noProof/>
                <w:sz w:val="24"/>
                <w:szCs w:val="24"/>
              </w:rPr>
              <w:t>Методы сжатия без потерь: арифметическое кодирование</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_Toc154103758 \h </w:instrText>
            </w:r>
            <w:r w:rsidRPr="00727A29">
              <w:rPr>
                <w:b/>
                <w:noProof/>
                <w:webHidden/>
                <w:sz w:val="24"/>
                <w:szCs w:val="24"/>
              </w:rPr>
            </w:r>
            <w:r w:rsidRPr="00727A29">
              <w:rPr>
                <w:b/>
                <w:noProof/>
                <w:webHidden/>
                <w:sz w:val="24"/>
                <w:szCs w:val="24"/>
              </w:rPr>
              <w:fldChar w:fldCharType="separate"/>
            </w:r>
            <w:r>
              <w:rPr>
                <w:b/>
                <w:noProof/>
                <w:webHidden/>
                <w:sz w:val="24"/>
                <w:szCs w:val="24"/>
              </w:rPr>
              <w:t>31</w:t>
            </w:r>
            <w:r w:rsidRPr="00727A29">
              <w:rPr>
                <w:b/>
                <w:noProof/>
                <w:webHidden/>
                <w:sz w:val="24"/>
                <w:szCs w:val="24"/>
              </w:rPr>
              <w:fldChar w:fldCharType="end"/>
            </w:r>
          </w:hyperlink>
        </w:p>
        <w:p w:rsidR="00727A29" w:rsidRPr="00727A29" w:rsidRDefault="00727A29" w:rsidP="00727A29">
          <w:pPr>
            <w:pStyle w:val="10"/>
            <w:tabs>
              <w:tab w:val="left" w:pos="660"/>
              <w:tab w:val="right" w:leader="dot" w:pos="10767"/>
            </w:tabs>
            <w:spacing w:after="0" w:line="240" w:lineRule="auto"/>
            <w:rPr>
              <w:rFonts w:eastAsiaTheme="minorEastAsia"/>
              <w:b/>
              <w:noProof/>
              <w:sz w:val="24"/>
              <w:szCs w:val="24"/>
              <w:lang w:val="ru-RU"/>
            </w:rPr>
          </w:pPr>
          <w:hyperlink w:anchor="_Toc154103759" w:history="1">
            <w:r w:rsidRPr="00727A29">
              <w:rPr>
                <w:rStyle w:val="a7"/>
                <w:b/>
                <w:noProof/>
                <w:sz w:val="24"/>
                <w:szCs w:val="24"/>
              </w:rPr>
              <w:t>26.</w:t>
            </w:r>
            <w:r w:rsidRPr="00727A29">
              <w:rPr>
                <w:rFonts w:eastAsiaTheme="minorEastAsia"/>
                <w:b/>
                <w:noProof/>
                <w:sz w:val="24"/>
                <w:szCs w:val="24"/>
                <w:lang w:val="ru-RU"/>
              </w:rPr>
              <w:tab/>
            </w:r>
            <w:r w:rsidRPr="00727A29">
              <w:rPr>
                <w:rStyle w:val="a7"/>
                <w:b/>
                <w:noProof/>
                <w:sz w:val="24"/>
                <w:szCs w:val="24"/>
              </w:rPr>
              <w:t>Методы сжатия без потерь: коды Голомба</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_Toc154103759 \h </w:instrText>
            </w:r>
            <w:r w:rsidRPr="00727A29">
              <w:rPr>
                <w:b/>
                <w:noProof/>
                <w:webHidden/>
                <w:sz w:val="24"/>
                <w:szCs w:val="24"/>
              </w:rPr>
            </w:r>
            <w:r w:rsidRPr="00727A29">
              <w:rPr>
                <w:b/>
                <w:noProof/>
                <w:webHidden/>
                <w:sz w:val="24"/>
                <w:szCs w:val="24"/>
              </w:rPr>
              <w:fldChar w:fldCharType="separate"/>
            </w:r>
            <w:r>
              <w:rPr>
                <w:b/>
                <w:noProof/>
                <w:webHidden/>
                <w:sz w:val="24"/>
                <w:szCs w:val="24"/>
              </w:rPr>
              <w:t>32</w:t>
            </w:r>
            <w:r w:rsidRPr="00727A29">
              <w:rPr>
                <w:b/>
                <w:noProof/>
                <w:webHidden/>
                <w:sz w:val="24"/>
                <w:szCs w:val="24"/>
              </w:rPr>
              <w:fldChar w:fldCharType="end"/>
            </w:r>
          </w:hyperlink>
        </w:p>
        <w:p w:rsidR="00727A29" w:rsidRPr="00727A29" w:rsidRDefault="00727A29" w:rsidP="00727A29">
          <w:pPr>
            <w:pStyle w:val="10"/>
            <w:tabs>
              <w:tab w:val="left" w:pos="660"/>
              <w:tab w:val="right" w:leader="dot" w:pos="10767"/>
            </w:tabs>
            <w:spacing w:after="0" w:line="240" w:lineRule="auto"/>
            <w:rPr>
              <w:rFonts w:eastAsiaTheme="minorEastAsia"/>
              <w:b/>
              <w:noProof/>
              <w:sz w:val="24"/>
              <w:szCs w:val="24"/>
              <w:lang w:val="ru-RU"/>
            </w:rPr>
          </w:pPr>
          <w:hyperlink w:anchor="_Toc154103760" w:history="1">
            <w:r w:rsidRPr="00727A29">
              <w:rPr>
                <w:rStyle w:val="a7"/>
                <w:b/>
                <w:noProof/>
                <w:sz w:val="24"/>
                <w:szCs w:val="24"/>
              </w:rPr>
              <w:t>27.</w:t>
            </w:r>
            <w:r w:rsidRPr="00727A29">
              <w:rPr>
                <w:rFonts w:eastAsiaTheme="minorEastAsia"/>
                <w:b/>
                <w:noProof/>
                <w:sz w:val="24"/>
                <w:szCs w:val="24"/>
                <w:lang w:val="ru-RU"/>
              </w:rPr>
              <w:tab/>
            </w:r>
            <w:r w:rsidRPr="00727A29">
              <w:rPr>
                <w:rStyle w:val="a7"/>
                <w:b/>
                <w:noProof/>
                <w:sz w:val="24"/>
                <w:szCs w:val="24"/>
              </w:rPr>
              <w:t>Методы сжатия видеопоследовательностей</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_Toc154103760 \h </w:instrText>
            </w:r>
            <w:r w:rsidRPr="00727A29">
              <w:rPr>
                <w:b/>
                <w:noProof/>
                <w:webHidden/>
                <w:sz w:val="24"/>
                <w:szCs w:val="24"/>
              </w:rPr>
            </w:r>
            <w:r w:rsidRPr="00727A29">
              <w:rPr>
                <w:b/>
                <w:noProof/>
                <w:webHidden/>
                <w:sz w:val="24"/>
                <w:szCs w:val="24"/>
              </w:rPr>
              <w:fldChar w:fldCharType="separate"/>
            </w:r>
            <w:r>
              <w:rPr>
                <w:b/>
                <w:noProof/>
                <w:webHidden/>
                <w:sz w:val="24"/>
                <w:szCs w:val="24"/>
              </w:rPr>
              <w:t>33</w:t>
            </w:r>
            <w:r w:rsidRPr="00727A29">
              <w:rPr>
                <w:b/>
                <w:noProof/>
                <w:webHidden/>
                <w:sz w:val="24"/>
                <w:szCs w:val="24"/>
              </w:rPr>
              <w:fldChar w:fldCharType="end"/>
            </w:r>
          </w:hyperlink>
        </w:p>
        <w:p w:rsidR="00727A29" w:rsidRPr="00727A29" w:rsidRDefault="00727A29" w:rsidP="00727A29">
          <w:pPr>
            <w:pStyle w:val="10"/>
            <w:tabs>
              <w:tab w:val="left" w:pos="660"/>
              <w:tab w:val="right" w:leader="dot" w:pos="10767"/>
            </w:tabs>
            <w:spacing w:after="0" w:line="240" w:lineRule="auto"/>
            <w:rPr>
              <w:rFonts w:eastAsiaTheme="minorEastAsia"/>
              <w:b/>
              <w:noProof/>
              <w:sz w:val="24"/>
              <w:szCs w:val="24"/>
              <w:lang w:val="ru-RU"/>
            </w:rPr>
          </w:pPr>
          <w:hyperlink w:anchor="_Toc154103761" w:history="1">
            <w:r w:rsidRPr="00727A29">
              <w:rPr>
                <w:rStyle w:val="a7"/>
                <w:b/>
                <w:noProof/>
                <w:sz w:val="24"/>
                <w:szCs w:val="24"/>
              </w:rPr>
              <w:t>28.</w:t>
            </w:r>
            <w:r w:rsidRPr="00727A29">
              <w:rPr>
                <w:rFonts w:eastAsiaTheme="minorEastAsia"/>
                <w:b/>
                <w:noProof/>
                <w:sz w:val="24"/>
                <w:szCs w:val="24"/>
                <w:lang w:val="ru-RU"/>
              </w:rPr>
              <w:tab/>
            </w:r>
            <w:r w:rsidRPr="00727A29">
              <w:rPr>
                <w:rStyle w:val="a7"/>
                <w:b/>
                <w:noProof/>
                <w:sz w:val="24"/>
                <w:szCs w:val="24"/>
              </w:rPr>
              <w:t>Методы сжатия с потерями: JPEG</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_Toc154103761 \h </w:instrText>
            </w:r>
            <w:r w:rsidRPr="00727A29">
              <w:rPr>
                <w:b/>
                <w:noProof/>
                <w:webHidden/>
                <w:sz w:val="24"/>
                <w:szCs w:val="24"/>
              </w:rPr>
            </w:r>
            <w:r w:rsidRPr="00727A29">
              <w:rPr>
                <w:b/>
                <w:noProof/>
                <w:webHidden/>
                <w:sz w:val="24"/>
                <w:szCs w:val="24"/>
              </w:rPr>
              <w:fldChar w:fldCharType="separate"/>
            </w:r>
            <w:r>
              <w:rPr>
                <w:b/>
                <w:noProof/>
                <w:webHidden/>
                <w:sz w:val="24"/>
                <w:szCs w:val="24"/>
              </w:rPr>
              <w:t>34</w:t>
            </w:r>
            <w:r w:rsidRPr="00727A29">
              <w:rPr>
                <w:b/>
                <w:noProof/>
                <w:webHidden/>
                <w:sz w:val="24"/>
                <w:szCs w:val="24"/>
              </w:rPr>
              <w:fldChar w:fldCharType="end"/>
            </w:r>
          </w:hyperlink>
        </w:p>
        <w:p w:rsidR="00727A29" w:rsidRPr="00727A29" w:rsidRDefault="00727A29" w:rsidP="00727A29">
          <w:pPr>
            <w:pStyle w:val="10"/>
            <w:tabs>
              <w:tab w:val="left" w:pos="660"/>
              <w:tab w:val="right" w:leader="dot" w:pos="10767"/>
            </w:tabs>
            <w:spacing w:after="0" w:line="240" w:lineRule="auto"/>
            <w:rPr>
              <w:rFonts w:eastAsiaTheme="minorEastAsia"/>
              <w:b/>
              <w:noProof/>
              <w:sz w:val="24"/>
              <w:szCs w:val="24"/>
              <w:lang w:val="ru-RU"/>
            </w:rPr>
          </w:pPr>
          <w:hyperlink w:anchor="_Toc154103762" w:history="1">
            <w:r w:rsidRPr="00727A29">
              <w:rPr>
                <w:rStyle w:val="a7"/>
                <w:b/>
                <w:noProof/>
                <w:sz w:val="24"/>
                <w:szCs w:val="24"/>
              </w:rPr>
              <w:t>29.</w:t>
            </w:r>
            <w:r w:rsidRPr="00727A29">
              <w:rPr>
                <w:rFonts w:eastAsiaTheme="minorEastAsia"/>
                <w:b/>
                <w:noProof/>
                <w:sz w:val="24"/>
                <w:szCs w:val="24"/>
                <w:lang w:val="ru-RU"/>
              </w:rPr>
              <w:tab/>
            </w:r>
            <w:r w:rsidRPr="00727A29">
              <w:rPr>
                <w:rStyle w:val="a7"/>
                <w:b/>
                <w:noProof/>
                <w:sz w:val="24"/>
                <w:szCs w:val="24"/>
              </w:rPr>
              <w:t>Методы сжатия: общая информация, модель сжатия</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_Toc154103762 \h </w:instrText>
            </w:r>
            <w:r w:rsidRPr="00727A29">
              <w:rPr>
                <w:b/>
                <w:noProof/>
                <w:webHidden/>
                <w:sz w:val="24"/>
                <w:szCs w:val="24"/>
              </w:rPr>
            </w:r>
            <w:r w:rsidRPr="00727A29">
              <w:rPr>
                <w:b/>
                <w:noProof/>
                <w:webHidden/>
                <w:sz w:val="24"/>
                <w:szCs w:val="24"/>
              </w:rPr>
              <w:fldChar w:fldCharType="separate"/>
            </w:r>
            <w:r>
              <w:rPr>
                <w:b/>
                <w:noProof/>
                <w:webHidden/>
                <w:sz w:val="24"/>
                <w:szCs w:val="24"/>
              </w:rPr>
              <w:t>35</w:t>
            </w:r>
            <w:r w:rsidRPr="00727A29">
              <w:rPr>
                <w:b/>
                <w:noProof/>
                <w:webHidden/>
                <w:sz w:val="24"/>
                <w:szCs w:val="24"/>
              </w:rPr>
              <w:fldChar w:fldCharType="end"/>
            </w:r>
          </w:hyperlink>
        </w:p>
        <w:p w:rsidR="00727A29" w:rsidRPr="00727A29" w:rsidRDefault="00727A29" w:rsidP="00727A29">
          <w:pPr>
            <w:pStyle w:val="10"/>
            <w:tabs>
              <w:tab w:val="left" w:pos="660"/>
              <w:tab w:val="right" w:leader="dot" w:pos="10767"/>
            </w:tabs>
            <w:spacing w:after="0" w:line="240" w:lineRule="auto"/>
            <w:rPr>
              <w:rFonts w:eastAsiaTheme="minorEastAsia"/>
              <w:b/>
              <w:noProof/>
              <w:sz w:val="24"/>
              <w:szCs w:val="24"/>
              <w:lang w:val="ru-RU"/>
            </w:rPr>
          </w:pPr>
          <w:hyperlink w:anchor="_Toc154103763" w:history="1">
            <w:r w:rsidRPr="00727A29">
              <w:rPr>
                <w:rStyle w:val="a7"/>
                <w:b/>
                <w:noProof/>
                <w:sz w:val="24"/>
                <w:szCs w:val="24"/>
              </w:rPr>
              <w:t>30.</w:t>
            </w:r>
            <w:r w:rsidRPr="00727A29">
              <w:rPr>
                <w:rFonts w:eastAsiaTheme="minorEastAsia"/>
                <w:b/>
                <w:noProof/>
                <w:sz w:val="24"/>
                <w:szCs w:val="24"/>
                <w:lang w:val="ru-RU"/>
              </w:rPr>
              <w:tab/>
            </w:r>
            <w:r w:rsidRPr="00727A29">
              <w:rPr>
                <w:rStyle w:val="a7"/>
                <w:b/>
                <w:noProof/>
                <w:sz w:val="24"/>
                <w:szCs w:val="24"/>
              </w:rPr>
              <w:t>Модели цветного изображения: модель CMYK</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_Toc154103763 \h </w:instrText>
            </w:r>
            <w:r w:rsidRPr="00727A29">
              <w:rPr>
                <w:b/>
                <w:noProof/>
                <w:webHidden/>
                <w:sz w:val="24"/>
                <w:szCs w:val="24"/>
              </w:rPr>
            </w:r>
            <w:r w:rsidRPr="00727A29">
              <w:rPr>
                <w:b/>
                <w:noProof/>
                <w:webHidden/>
                <w:sz w:val="24"/>
                <w:szCs w:val="24"/>
              </w:rPr>
              <w:fldChar w:fldCharType="separate"/>
            </w:r>
            <w:r>
              <w:rPr>
                <w:b/>
                <w:noProof/>
                <w:webHidden/>
                <w:sz w:val="24"/>
                <w:szCs w:val="24"/>
              </w:rPr>
              <w:t>36</w:t>
            </w:r>
            <w:r w:rsidRPr="00727A29">
              <w:rPr>
                <w:b/>
                <w:noProof/>
                <w:webHidden/>
                <w:sz w:val="24"/>
                <w:szCs w:val="24"/>
              </w:rPr>
              <w:fldChar w:fldCharType="end"/>
            </w:r>
          </w:hyperlink>
        </w:p>
        <w:p w:rsidR="00727A29" w:rsidRPr="00727A29" w:rsidRDefault="00727A29" w:rsidP="00727A29">
          <w:pPr>
            <w:pStyle w:val="10"/>
            <w:tabs>
              <w:tab w:val="left" w:pos="660"/>
              <w:tab w:val="right" w:leader="dot" w:pos="10767"/>
            </w:tabs>
            <w:spacing w:after="0" w:line="240" w:lineRule="auto"/>
            <w:rPr>
              <w:rFonts w:eastAsiaTheme="minorEastAsia"/>
              <w:b/>
              <w:noProof/>
              <w:sz w:val="24"/>
              <w:szCs w:val="24"/>
              <w:lang w:val="ru-RU"/>
            </w:rPr>
          </w:pPr>
          <w:hyperlink w:anchor="_Toc154103764" w:history="1">
            <w:r w:rsidRPr="00727A29">
              <w:rPr>
                <w:rStyle w:val="a7"/>
                <w:b/>
                <w:noProof/>
                <w:sz w:val="24"/>
                <w:szCs w:val="24"/>
              </w:rPr>
              <w:t>31.</w:t>
            </w:r>
            <w:r w:rsidRPr="00727A29">
              <w:rPr>
                <w:rFonts w:eastAsiaTheme="minorEastAsia"/>
                <w:b/>
                <w:noProof/>
                <w:sz w:val="24"/>
                <w:szCs w:val="24"/>
                <w:lang w:val="ru-RU"/>
              </w:rPr>
              <w:tab/>
            </w:r>
            <w:r w:rsidRPr="00727A29">
              <w:rPr>
                <w:rStyle w:val="a7"/>
                <w:b/>
                <w:noProof/>
                <w:sz w:val="24"/>
                <w:szCs w:val="24"/>
              </w:rPr>
              <w:t>Модели цветного изображения: модель HSV (=HSB)</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_Toc154103764 \h </w:instrText>
            </w:r>
            <w:r w:rsidRPr="00727A29">
              <w:rPr>
                <w:b/>
                <w:noProof/>
                <w:webHidden/>
                <w:sz w:val="24"/>
                <w:szCs w:val="24"/>
              </w:rPr>
            </w:r>
            <w:r w:rsidRPr="00727A29">
              <w:rPr>
                <w:b/>
                <w:noProof/>
                <w:webHidden/>
                <w:sz w:val="24"/>
                <w:szCs w:val="24"/>
              </w:rPr>
              <w:fldChar w:fldCharType="separate"/>
            </w:r>
            <w:r>
              <w:rPr>
                <w:b/>
                <w:noProof/>
                <w:webHidden/>
                <w:sz w:val="24"/>
                <w:szCs w:val="24"/>
              </w:rPr>
              <w:t>37</w:t>
            </w:r>
            <w:r w:rsidRPr="00727A29">
              <w:rPr>
                <w:b/>
                <w:noProof/>
                <w:webHidden/>
                <w:sz w:val="24"/>
                <w:szCs w:val="24"/>
              </w:rPr>
              <w:fldChar w:fldCharType="end"/>
            </w:r>
          </w:hyperlink>
        </w:p>
        <w:p w:rsidR="00727A29" w:rsidRPr="00727A29" w:rsidRDefault="00727A29" w:rsidP="00727A29">
          <w:pPr>
            <w:pStyle w:val="10"/>
            <w:tabs>
              <w:tab w:val="left" w:pos="660"/>
              <w:tab w:val="right" w:leader="dot" w:pos="10767"/>
            </w:tabs>
            <w:spacing w:after="0" w:line="240" w:lineRule="auto"/>
            <w:rPr>
              <w:rFonts w:eastAsiaTheme="minorEastAsia"/>
              <w:b/>
              <w:noProof/>
              <w:sz w:val="24"/>
              <w:szCs w:val="24"/>
              <w:lang w:val="ru-RU"/>
            </w:rPr>
          </w:pPr>
          <w:hyperlink w:anchor="_Toc154103765" w:history="1">
            <w:r w:rsidRPr="00727A29">
              <w:rPr>
                <w:rStyle w:val="a7"/>
                <w:b/>
                <w:noProof/>
                <w:sz w:val="24"/>
                <w:szCs w:val="24"/>
              </w:rPr>
              <w:t>32.</w:t>
            </w:r>
            <w:r w:rsidRPr="00727A29">
              <w:rPr>
                <w:rFonts w:eastAsiaTheme="minorEastAsia"/>
                <w:b/>
                <w:noProof/>
                <w:sz w:val="24"/>
                <w:szCs w:val="24"/>
                <w:lang w:val="ru-RU"/>
              </w:rPr>
              <w:tab/>
            </w:r>
            <w:r w:rsidRPr="00727A29">
              <w:rPr>
                <w:rStyle w:val="a7"/>
                <w:b/>
                <w:noProof/>
                <w:sz w:val="24"/>
                <w:szCs w:val="24"/>
              </w:rPr>
              <w:t>Модели цветного изображения: модель Lab</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_Toc154103765 \h </w:instrText>
            </w:r>
            <w:r w:rsidRPr="00727A29">
              <w:rPr>
                <w:b/>
                <w:noProof/>
                <w:webHidden/>
                <w:sz w:val="24"/>
                <w:szCs w:val="24"/>
              </w:rPr>
            </w:r>
            <w:r w:rsidRPr="00727A29">
              <w:rPr>
                <w:b/>
                <w:noProof/>
                <w:webHidden/>
                <w:sz w:val="24"/>
                <w:szCs w:val="24"/>
              </w:rPr>
              <w:fldChar w:fldCharType="separate"/>
            </w:r>
            <w:r>
              <w:rPr>
                <w:b/>
                <w:noProof/>
                <w:webHidden/>
                <w:sz w:val="24"/>
                <w:szCs w:val="24"/>
              </w:rPr>
              <w:t>37</w:t>
            </w:r>
            <w:r w:rsidRPr="00727A29">
              <w:rPr>
                <w:b/>
                <w:noProof/>
                <w:webHidden/>
                <w:sz w:val="24"/>
                <w:szCs w:val="24"/>
              </w:rPr>
              <w:fldChar w:fldCharType="end"/>
            </w:r>
          </w:hyperlink>
        </w:p>
        <w:p w:rsidR="00727A29" w:rsidRPr="00727A29" w:rsidRDefault="00727A29" w:rsidP="00727A29">
          <w:pPr>
            <w:pStyle w:val="10"/>
            <w:tabs>
              <w:tab w:val="left" w:pos="660"/>
              <w:tab w:val="right" w:leader="dot" w:pos="10767"/>
            </w:tabs>
            <w:spacing w:after="0" w:line="240" w:lineRule="auto"/>
            <w:rPr>
              <w:rFonts w:eastAsiaTheme="minorEastAsia"/>
              <w:b/>
              <w:noProof/>
              <w:sz w:val="24"/>
              <w:szCs w:val="24"/>
              <w:lang w:val="ru-RU"/>
            </w:rPr>
          </w:pPr>
          <w:hyperlink w:anchor="_Toc154103766" w:history="1">
            <w:r w:rsidRPr="00727A29">
              <w:rPr>
                <w:rStyle w:val="a7"/>
                <w:b/>
                <w:noProof/>
                <w:sz w:val="24"/>
                <w:szCs w:val="24"/>
              </w:rPr>
              <w:t>33.</w:t>
            </w:r>
            <w:r w:rsidRPr="00727A29">
              <w:rPr>
                <w:rFonts w:eastAsiaTheme="minorEastAsia"/>
                <w:b/>
                <w:noProof/>
                <w:sz w:val="24"/>
                <w:szCs w:val="24"/>
                <w:lang w:val="ru-RU"/>
              </w:rPr>
              <w:tab/>
            </w:r>
            <w:r w:rsidRPr="00727A29">
              <w:rPr>
                <w:rStyle w:val="a7"/>
                <w:b/>
                <w:noProof/>
                <w:sz w:val="24"/>
                <w:szCs w:val="24"/>
              </w:rPr>
              <w:t>Модели цветного изображения: модель RGB</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_Toc154103766 \h </w:instrText>
            </w:r>
            <w:r w:rsidRPr="00727A29">
              <w:rPr>
                <w:b/>
                <w:noProof/>
                <w:webHidden/>
                <w:sz w:val="24"/>
                <w:szCs w:val="24"/>
              </w:rPr>
            </w:r>
            <w:r w:rsidRPr="00727A29">
              <w:rPr>
                <w:b/>
                <w:noProof/>
                <w:webHidden/>
                <w:sz w:val="24"/>
                <w:szCs w:val="24"/>
              </w:rPr>
              <w:fldChar w:fldCharType="separate"/>
            </w:r>
            <w:r>
              <w:rPr>
                <w:b/>
                <w:noProof/>
                <w:webHidden/>
                <w:sz w:val="24"/>
                <w:szCs w:val="24"/>
              </w:rPr>
              <w:t>38</w:t>
            </w:r>
            <w:r w:rsidRPr="00727A29">
              <w:rPr>
                <w:b/>
                <w:noProof/>
                <w:webHidden/>
                <w:sz w:val="24"/>
                <w:szCs w:val="24"/>
              </w:rPr>
              <w:fldChar w:fldCharType="end"/>
            </w:r>
          </w:hyperlink>
        </w:p>
        <w:p w:rsidR="00727A29" w:rsidRPr="00727A29" w:rsidRDefault="00727A29" w:rsidP="00727A29">
          <w:pPr>
            <w:pStyle w:val="10"/>
            <w:tabs>
              <w:tab w:val="left" w:pos="660"/>
              <w:tab w:val="right" w:leader="dot" w:pos="10767"/>
            </w:tabs>
            <w:spacing w:after="0" w:line="240" w:lineRule="auto"/>
            <w:rPr>
              <w:rFonts w:eastAsiaTheme="minorEastAsia"/>
              <w:b/>
              <w:noProof/>
              <w:sz w:val="24"/>
              <w:szCs w:val="24"/>
              <w:lang w:val="ru-RU"/>
            </w:rPr>
          </w:pPr>
          <w:hyperlink w:anchor="_Toc154103767" w:history="1">
            <w:r w:rsidRPr="00727A29">
              <w:rPr>
                <w:rStyle w:val="a7"/>
                <w:b/>
                <w:noProof/>
                <w:sz w:val="24"/>
                <w:szCs w:val="24"/>
              </w:rPr>
              <w:t>34.</w:t>
            </w:r>
            <w:r w:rsidRPr="00727A29">
              <w:rPr>
                <w:rFonts w:eastAsiaTheme="minorEastAsia"/>
                <w:b/>
                <w:noProof/>
                <w:sz w:val="24"/>
                <w:szCs w:val="24"/>
                <w:lang w:val="ru-RU"/>
              </w:rPr>
              <w:tab/>
            </w:r>
            <w:r w:rsidRPr="00727A29">
              <w:rPr>
                <w:rStyle w:val="a7"/>
                <w:b/>
                <w:noProof/>
                <w:sz w:val="24"/>
                <w:szCs w:val="24"/>
              </w:rPr>
              <w:t>Модели цветного изображения: модель YCbCr</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_Toc154103767 \h </w:instrText>
            </w:r>
            <w:r w:rsidRPr="00727A29">
              <w:rPr>
                <w:b/>
                <w:noProof/>
                <w:webHidden/>
                <w:sz w:val="24"/>
                <w:szCs w:val="24"/>
              </w:rPr>
            </w:r>
            <w:r w:rsidRPr="00727A29">
              <w:rPr>
                <w:b/>
                <w:noProof/>
                <w:webHidden/>
                <w:sz w:val="24"/>
                <w:szCs w:val="24"/>
              </w:rPr>
              <w:fldChar w:fldCharType="separate"/>
            </w:r>
            <w:r>
              <w:rPr>
                <w:b/>
                <w:noProof/>
                <w:webHidden/>
                <w:sz w:val="24"/>
                <w:szCs w:val="24"/>
              </w:rPr>
              <w:t>40</w:t>
            </w:r>
            <w:r w:rsidRPr="00727A29">
              <w:rPr>
                <w:b/>
                <w:noProof/>
                <w:webHidden/>
                <w:sz w:val="24"/>
                <w:szCs w:val="24"/>
              </w:rPr>
              <w:fldChar w:fldCharType="end"/>
            </w:r>
          </w:hyperlink>
        </w:p>
        <w:p w:rsidR="00727A29" w:rsidRPr="00727A29" w:rsidRDefault="00727A29" w:rsidP="00727A29">
          <w:pPr>
            <w:pStyle w:val="10"/>
            <w:tabs>
              <w:tab w:val="left" w:pos="660"/>
              <w:tab w:val="right" w:leader="dot" w:pos="10767"/>
            </w:tabs>
            <w:spacing w:after="0" w:line="240" w:lineRule="auto"/>
            <w:rPr>
              <w:rFonts w:eastAsiaTheme="minorEastAsia"/>
              <w:b/>
              <w:noProof/>
              <w:sz w:val="24"/>
              <w:szCs w:val="24"/>
              <w:lang w:val="ru-RU"/>
            </w:rPr>
          </w:pPr>
          <w:hyperlink w:anchor="_Toc154103768" w:history="1">
            <w:r w:rsidRPr="00727A29">
              <w:rPr>
                <w:rStyle w:val="a7"/>
                <w:b/>
                <w:noProof/>
                <w:sz w:val="24"/>
                <w:szCs w:val="24"/>
              </w:rPr>
              <w:t>35.</w:t>
            </w:r>
            <w:r w:rsidRPr="00727A29">
              <w:rPr>
                <w:rFonts w:eastAsiaTheme="minorEastAsia"/>
                <w:b/>
                <w:noProof/>
                <w:sz w:val="24"/>
                <w:szCs w:val="24"/>
                <w:lang w:val="ru-RU"/>
              </w:rPr>
              <w:tab/>
            </w:r>
            <w:r w:rsidRPr="00727A29">
              <w:rPr>
                <w:rStyle w:val="a7"/>
                <w:b/>
                <w:noProof/>
                <w:sz w:val="24"/>
                <w:szCs w:val="24"/>
              </w:rPr>
              <w:t>Модели цветного изображения: трехкомпонентная теория цвета, оппонентная теория цвета</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_Toc154103768 \h </w:instrText>
            </w:r>
            <w:r w:rsidRPr="00727A29">
              <w:rPr>
                <w:b/>
                <w:noProof/>
                <w:webHidden/>
                <w:sz w:val="24"/>
                <w:szCs w:val="24"/>
              </w:rPr>
            </w:r>
            <w:r w:rsidRPr="00727A29">
              <w:rPr>
                <w:b/>
                <w:noProof/>
                <w:webHidden/>
                <w:sz w:val="24"/>
                <w:szCs w:val="24"/>
              </w:rPr>
              <w:fldChar w:fldCharType="separate"/>
            </w:r>
            <w:r>
              <w:rPr>
                <w:b/>
                <w:noProof/>
                <w:webHidden/>
                <w:sz w:val="24"/>
                <w:szCs w:val="24"/>
              </w:rPr>
              <w:t>40</w:t>
            </w:r>
            <w:r w:rsidRPr="00727A29">
              <w:rPr>
                <w:b/>
                <w:noProof/>
                <w:webHidden/>
                <w:sz w:val="24"/>
                <w:szCs w:val="24"/>
              </w:rPr>
              <w:fldChar w:fldCharType="end"/>
            </w:r>
          </w:hyperlink>
        </w:p>
        <w:p w:rsidR="00727A29" w:rsidRPr="00727A29" w:rsidRDefault="00727A29" w:rsidP="00727A29">
          <w:pPr>
            <w:pStyle w:val="10"/>
            <w:tabs>
              <w:tab w:val="left" w:pos="660"/>
              <w:tab w:val="right" w:leader="dot" w:pos="10767"/>
            </w:tabs>
            <w:spacing w:after="0" w:line="240" w:lineRule="auto"/>
            <w:rPr>
              <w:rFonts w:eastAsiaTheme="minorEastAsia"/>
              <w:b/>
              <w:noProof/>
              <w:sz w:val="24"/>
              <w:szCs w:val="24"/>
              <w:lang w:val="ru-RU"/>
            </w:rPr>
          </w:pPr>
          <w:hyperlink w:anchor="_Toc154103769" w:history="1">
            <w:r w:rsidRPr="00727A29">
              <w:rPr>
                <w:rStyle w:val="a7"/>
                <w:b/>
                <w:noProof/>
                <w:sz w:val="24"/>
                <w:szCs w:val="24"/>
              </w:rPr>
              <w:t>36.</w:t>
            </w:r>
            <w:r w:rsidRPr="00727A29">
              <w:rPr>
                <w:rFonts w:eastAsiaTheme="minorEastAsia"/>
                <w:b/>
                <w:noProof/>
                <w:sz w:val="24"/>
                <w:szCs w:val="24"/>
                <w:lang w:val="ru-RU"/>
              </w:rPr>
              <w:tab/>
            </w:r>
            <w:r w:rsidRPr="00727A29">
              <w:rPr>
                <w:rStyle w:val="a7"/>
                <w:b/>
                <w:noProof/>
                <w:sz w:val="24"/>
                <w:szCs w:val="24"/>
              </w:rPr>
              <w:t>Некоторые фундаментальные отношения между пикселами: меры расстояний</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_Toc154103769 \h </w:instrText>
            </w:r>
            <w:r w:rsidRPr="00727A29">
              <w:rPr>
                <w:b/>
                <w:noProof/>
                <w:webHidden/>
                <w:sz w:val="24"/>
                <w:szCs w:val="24"/>
              </w:rPr>
            </w:r>
            <w:r w:rsidRPr="00727A29">
              <w:rPr>
                <w:b/>
                <w:noProof/>
                <w:webHidden/>
                <w:sz w:val="24"/>
                <w:szCs w:val="24"/>
              </w:rPr>
              <w:fldChar w:fldCharType="separate"/>
            </w:r>
            <w:r>
              <w:rPr>
                <w:b/>
                <w:noProof/>
                <w:webHidden/>
                <w:sz w:val="24"/>
                <w:szCs w:val="24"/>
              </w:rPr>
              <w:t>42</w:t>
            </w:r>
            <w:r w:rsidRPr="00727A29">
              <w:rPr>
                <w:b/>
                <w:noProof/>
                <w:webHidden/>
                <w:sz w:val="24"/>
                <w:szCs w:val="24"/>
              </w:rPr>
              <w:fldChar w:fldCharType="end"/>
            </w:r>
          </w:hyperlink>
        </w:p>
        <w:p w:rsidR="00727A29" w:rsidRPr="00727A29" w:rsidRDefault="00727A29" w:rsidP="00727A29">
          <w:pPr>
            <w:pStyle w:val="10"/>
            <w:tabs>
              <w:tab w:val="left" w:pos="660"/>
              <w:tab w:val="right" w:leader="dot" w:pos="10767"/>
            </w:tabs>
            <w:spacing w:after="0" w:line="240" w:lineRule="auto"/>
            <w:rPr>
              <w:rFonts w:eastAsiaTheme="minorEastAsia"/>
              <w:b/>
              <w:noProof/>
              <w:sz w:val="24"/>
              <w:szCs w:val="24"/>
              <w:lang w:val="ru-RU"/>
            </w:rPr>
          </w:pPr>
          <w:hyperlink w:anchor="_Toc154103770" w:history="1">
            <w:r w:rsidRPr="00727A29">
              <w:rPr>
                <w:rStyle w:val="a7"/>
                <w:b/>
                <w:noProof/>
                <w:sz w:val="24"/>
                <w:szCs w:val="24"/>
              </w:rPr>
              <w:t>37.</w:t>
            </w:r>
            <w:r w:rsidRPr="00727A29">
              <w:rPr>
                <w:rFonts w:eastAsiaTheme="minorEastAsia"/>
                <w:b/>
                <w:noProof/>
                <w:sz w:val="24"/>
                <w:szCs w:val="24"/>
                <w:lang w:val="ru-RU"/>
              </w:rPr>
              <w:tab/>
            </w:r>
            <w:r w:rsidRPr="00727A29">
              <w:rPr>
                <w:rStyle w:val="a7"/>
                <w:b/>
                <w:noProof/>
                <w:sz w:val="24"/>
                <w:szCs w:val="24"/>
              </w:rPr>
              <w:t>Некоторые фундаментальные отношения между пикселами: смежность, связность, области и границы</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_Toc154103770 \h </w:instrText>
            </w:r>
            <w:r w:rsidRPr="00727A29">
              <w:rPr>
                <w:b/>
                <w:noProof/>
                <w:webHidden/>
                <w:sz w:val="24"/>
                <w:szCs w:val="24"/>
              </w:rPr>
            </w:r>
            <w:r w:rsidRPr="00727A29">
              <w:rPr>
                <w:b/>
                <w:noProof/>
                <w:webHidden/>
                <w:sz w:val="24"/>
                <w:szCs w:val="24"/>
              </w:rPr>
              <w:fldChar w:fldCharType="separate"/>
            </w:r>
            <w:r>
              <w:rPr>
                <w:b/>
                <w:noProof/>
                <w:webHidden/>
                <w:sz w:val="24"/>
                <w:szCs w:val="24"/>
              </w:rPr>
              <w:t>43</w:t>
            </w:r>
            <w:r w:rsidRPr="00727A29">
              <w:rPr>
                <w:b/>
                <w:noProof/>
                <w:webHidden/>
                <w:sz w:val="24"/>
                <w:szCs w:val="24"/>
              </w:rPr>
              <w:fldChar w:fldCharType="end"/>
            </w:r>
          </w:hyperlink>
        </w:p>
        <w:p w:rsidR="00727A29" w:rsidRPr="00727A29" w:rsidRDefault="00727A29" w:rsidP="00727A29">
          <w:pPr>
            <w:pStyle w:val="10"/>
            <w:tabs>
              <w:tab w:val="left" w:pos="660"/>
              <w:tab w:val="right" w:leader="dot" w:pos="10767"/>
            </w:tabs>
            <w:spacing w:after="0" w:line="240" w:lineRule="auto"/>
            <w:rPr>
              <w:rFonts w:eastAsiaTheme="minorEastAsia"/>
              <w:b/>
              <w:noProof/>
              <w:sz w:val="24"/>
              <w:szCs w:val="24"/>
              <w:lang w:val="ru-RU"/>
            </w:rPr>
          </w:pPr>
          <w:hyperlink w:anchor="_Toc154103771" w:history="1">
            <w:r w:rsidRPr="00727A29">
              <w:rPr>
                <w:rStyle w:val="a7"/>
                <w:b/>
                <w:noProof/>
                <w:sz w:val="24"/>
                <w:szCs w:val="24"/>
              </w:rPr>
              <w:t>38.</w:t>
            </w:r>
            <w:r w:rsidRPr="00727A29">
              <w:rPr>
                <w:rFonts w:eastAsiaTheme="minorEastAsia"/>
                <w:b/>
                <w:noProof/>
                <w:sz w:val="24"/>
                <w:szCs w:val="24"/>
                <w:lang w:val="ru-RU"/>
              </w:rPr>
              <w:tab/>
            </w:r>
            <w:r w:rsidRPr="00727A29">
              <w:rPr>
                <w:rStyle w:val="a7"/>
                <w:b/>
                <w:noProof/>
                <w:sz w:val="24"/>
                <w:szCs w:val="24"/>
              </w:rPr>
              <w:t>Некоторые фундаментальные отношения между пикселами: соседи отдельного элемента</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_Toc154103771 \h </w:instrText>
            </w:r>
            <w:r w:rsidRPr="00727A29">
              <w:rPr>
                <w:b/>
                <w:noProof/>
                <w:webHidden/>
                <w:sz w:val="24"/>
                <w:szCs w:val="24"/>
              </w:rPr>
            </w:r>
            <w:r w:rsidRPr="00727A29">
              <w:rPr>
                <w:b/>
                <w:noProof/>
                <w:webHidden/>
                <w:sz w:val="24"/>
                <w:szCs w:val="24"/>
              </w:rPr>
              <w:fldChar w:fldCharType="separate"/>
            </w:r>
            <w:r>
              <w:rPr>
                <w:b/>
                <w:noProof/>
                <w:webHidden/>
                <w:sz w:val="24"/>
                <w:szCs w:val="24"/>
              </w:rPr>
              <w:t>45</w:t>
            </w:r>
            <w:r w:rsidRPr="00727A29">
              <w:rPr>
                <w:b/>
                <w:noProof/>
                <w:webHidden/>
                <w:sz w:val="24"/>
                <w:szCs w:val="24"/>
              </w:rPr>
              <w:fldChar w:fldCharType="end"/>
            </w:r>
          </w:hyperlink>
        </w:p>
        <w:p w:rsidR="00727A29" w:rsidRPr="00727A29" w:rsidRDefault="00727A29" w:rsidP="00727A29">
          <w:pPr>
            <w:pStyle w:val="10"/>
            <w:tabs>
              <w:tab w:val="left" w:pos="660"/>
              <w:tab w:val="right" w:leader="dot" w:pos="10767"/>
            </w:tabs>
            <w:spacing w:after="0" w:line="240" w:lineRule="auto"/>
            <w:rPr>
              <w:rFonts w:eastAsiaTheme="minorEastAsia"/>
              <w:b/>
              <w:noProof/>
              <w:sz w:val="24"/>
              <w:szCs w:val="24"/>
              <w:lang w:val="ru-RU"/>
            </w:rPr>
          </w:pPr>
          <w:hyperlink w:anchor="_Toc154103772" w:history="1">
            <w:r w:rsidRPr="00727A29">
              <w:rPr>
                <w:rStyle w:val="a7"/>
                <w:b/>
                <w:noProof/>
                <w:sz w:val="24"/>
                <w:szCs w:val="24"/>
              </w:rPr>
              <w:t>39.</w:t>
            </w:r>
            <w:r w:rsidRPr="00727A29">
              <w:rPr>
                <w:rFonts w:eastAsiaTheme="minorEastAsia"/>
                <w:b/>
                <w:noProof/>
                <w:sz w:val="24"/>
                <w:szCs w:val="24"/>
                <w:lang w:val="ru-RU"/>
              </w:rPr>
              <w:tab/>
            </w:r>
            <w:r w:rsidRPr="00727A29">
              <w:rPr>
                <w:rStyle w:val="a7"/>
                <w:b/>
                <w:noProof/>
                <w:sz w:val="24"/>
                <w:szCs w:val="24"/>
              </w:rPr>
              <w:t>Нелинейная коррекция яркости изображений: гамма-коррекция, логарифмическая коррекция, соляризация изображения</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_Toc154103772 \h </w:instrText>
            </w:r>
            <w:r w:rsidRPr="00727A29">
              <w:rPr>
                <w:b/>
                <w:noProof/>
                <w:webHidden/>
                <w:sz w:val="24"/>
                <w:szCs w:val="24"/>
              </w:rPr>
            </w:r>
            <w:r w:rsidRPr="00727A29">
              <w:rPr>
                <w:b/>
                <w:noProof/>
                <w:webHidden/>
                <w:sz w:val="24"/>
                <w:szCs w:val="24"/>
              </w:rPr>
              <w:fldChar w:fldCharType="separate"/>
            </w:r>
            <w:r>
              <w:rPr>
                <w:b/>
                <w:noProof/>
                <w:webHidden/>
                <w:sz w:val="24"/>
                <w:szCs w:val="24"/>
              </w:rPr>
              <w:t>46</w:t>
            </w:r>
            <w:r w:rsidRPr="00727A29">
              <w:rPr>
                <w:b/>
                <w:noProof/>
                <w:webHidden/>
                <w:sz w:val="24"/>
                <w:szCs w:val="24"/>
              </w:rPr>
              <w:fldChar w:fldCharType="end"/>
            </w:r>
          </w:hyperlink>
        </w:p>
        <w:p w:rsidR="00727A29" w:rsidRPr="00727A29" w:rsidRDefault="00727A29" w:rsidP="00727A29">
          <w:pPr>
            <w:pStyle w:val="10"/>
            <w:tabs>
              <w:tab w:val="left" w:pos="660"/>
              <w:tab w:val="right" w:leader="dot" w:pos="10767"/>
            </w:tabs>
            <w:spacing w:after="0" w:line="240" w:lineRule="auto"/>
            <w:rPr>
              <w:rFonts w:eastAsiaTheme="minorEastAsia"/>
              <w:b/>
              <w:noProof/>
              <w:sz w:val="24"/>
              <w:szCs w:val="24"/>
              <w:lang w:val="ru-RU"/>
            </w:rPr>
          </w:pPr>
          <w:hyperlink w:anchor="_Toc154103773" w:history="1">
            <w:r w:rsidRPr="00727A29">
              <w:rPr>
                <w:rStyle w:val="a7"/>
                <w:b/>
                <w:noProof/>
                <w:sz w:val="24"/>
                <w:szCs w:val="24"/>
              </w:rPr>
              <w:t>40.</w:t>
            </w:r>
            <w:r w:rsidRPr="00727A29">
              <w:rPr>
                <w:rFonts w:eastAsiaTheme="minorEastAsia"/>
                <w:b/>
                <w:noProof/>
                <w:sz w:val="24"/>
                <w:szCs w:val="24"/>
                <w:lang w:val="ru-RU"/>
              </w:rPr>
              <w:tab/>
            </w:r>
            <w:r w:rsidRPr="00727A29">
              <w:rPr>
                <w:rStyle w:val="a7"/>
                <w:b/>
                <w:noProof/>
                <w:sz w:val="24"/>
                <w:szCs w:val="24"/>
              </w:rPr>
              <w:t>Нелинейная фильтрация</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_Toc154103773 \h </w:instrText>
            </w:r>
            <w:r w:rsidRPr="00727A29">
              <w:rPr>
                <w:b/>
                <w:noProof/>
                <w:webHidden/>
                <w:sz w:val="24"/>
                <w:szCs w:val="24"/>
              </w:rPr>
            </w:r>
            <w:r w:rsidRPr="00727A29">
              <w:rPr>
                <w:b/>
                <w:noProof/>
                <w:webHidden/>
                <w:sz w:val="24"/>
                <w:szCs w:val="24"/>
              </w:rPr>
              <w:fldChar w:fldCharType="separate"/>
            </w:r>
            <w:r>
              <w:rPr>
                <w:b/>
                <w:noProof/>
                <w:webHidden/>
                <w:sz w:val="24"/>
                <w:szCs w:val="24"/>
              </w:rPr>
              <w:t>47</w:t>
            </w:r>
            <w:r w:rsidRPr="00727A29">
              <w:rPr>
                <w:b/>
                <w:noProof/>
                <w:webHidden/>
                <w:sz w:val="24"/>
                <w:szCs w:val="24"/>
              </w:rPr>
              <w:fldChar w:fldCharType="end"/>
            </w:r>
          </w:hyperlink>
        </w:p>
        <w:p w:rsidR="00727A29" w:rsidRPr="00727A29" w:rsidRDefault="00727A29" w:rsidP="00727A29">
          <w:pPr>
            <w:pStyle w:val="10"/>
            <w:tabs>
              <w:tab w:val="left" w:pos="660"/>
              <w:tab w:val="right" w:leader="dot" w:pos="10767"/>
            </w:tabs>
            <w:spacing w:after="0" w:line="240" w:lineRule="auto"/>
            <w:rPr>
              <w:rFonts w:eastAsiaTheme="minorEastAsia"/>
              <w:b/>
              <w:noProof/>
              <w:sz w:val="24"/>
              <w:szCs w:val="24"/>
              <w:lang w:val="ru-RU"/>
            </w:rPr>
          </w:pPr>
          <w:hyperlink w:anchor="_Toc154103774" w:history="1">
            <w:r w:rsidRPr="00727A29">
              <w:rPr>
                <w:rStyle w:val="a7"/>
                <w:b/>
                <w:noProof/>
                <w:sz w:val="24"/>
                <w:szCs w:val="24"/>
              </w:rPr>
              <w:t>41.</w:t>
            </w:r>
            <w:r w:rsidRPr="00727A29">
              <w:rPr>
                <w:rFonts w:eastAsiaTheme="minorEastAsia"/>
                <w:b/>
                <w:noProof/>
                <w:sz w:val="24"/>
                <w:szCs w:val="24"/>
                <w:lang w:val="ru-RU"/>
              </w:rPr>
              <w:tab/>
            </w:r>
            <w:r w:rsidRPr="00727A29">
              <w:rPr>
                <w:rStyle w:val="a7"/>
                <w:b/>
                <w:noProof/>
                <w:sz w:val="24"/>
                <w:szCs w:val="24"/>
              </w:rPr>
              <w:t>Низкочастотные фильтры</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_Toc154103774 \h </w:instrText>
            </w:r>
            <w:r w:rsidRPr="00727A29">
              <w:rPr>
                <w:b/>
                <w:noProof/>
                <w:webHidden/>
                <w:sz w:val="24"/>
                <w:szCs w:val="24"/>
              </w:rPr>
            </w:r>
            <w:r w:rsidRPr="00727A29">
              <w:rPr>
                <w:b/>
                <w:noProof/>
                <w:webHidden/>
                <w:sz w:val="24"/>
                <w:szCs w:val="24"/>
              </w:rPr>
              <w:fldChar w:fldCharType="separate"/>
            </w:r>
            <w:r>
              <w:rPr>
                <w:b/>
                <w:noProof/>
                <w:webHidden/>
                <w:sz w:val="24"/>
                <w:szCs w:val="24"/>
              </w:rPr>
              <w:t>48</w:t>
            </w:r>
            <w:r w:rsidRPr="00727A29">
              <w:rPr>
                <w:b/>
                <w:noProof/>
                <w:webHidden/>
                <w:sz w:val="24"/>
                <w:szCs w:val="24"/>
              </w:rPr>
              <w:fldChar w:fldCharType="end"/>
            </w:r>
          </w:hyperlink>
        </w:p>
        <w:p w:rsidR="00727A29" w:rsidRPr="00727A29" w:rsidRDefault="00727A29" w:rsidP="00727A29">
          <w:pPr>
            <w:pStyle w:val="10"/>
            <w:tabs>
              <w:tab w:val="left" w:pos="660"/>
              <w:tab w:val="right" w:leader="dot" w:pos="10767"/>
            </w:tabs>
            <w:spacing w:after="0" w:line="240" w:lineRule="auto"/>
            <w:rPr>
              <w:rFonts w:eastAsiaTheme="minorEastAsia"/>
              <w:b/>
              <w:noProof/>
              <w:sz w:val="24"/>
              <w:szCs w:val="24"/>
              <w:lang w:val="ru-RU"/>
            </w:rPr>
          </w:pPr>
          <w:hyperlink w:anchor="_Toc154103775" w:history="1">
            <w:r w:rsidRPr="00727A29">
              <w:rPr>
                <w:rStyle w:val="a7"/>
                <w:b/>
                <w:noProof/>
                <w:sz w:val="24"/>
                <w:szCs w:val="24"/>
              </w:rPr>
              <w:t>42.</w:t>
            </w:r>
            <w:r w:rsidRPr="00727A29">
              <w:rPr>
                <w:rFonts w:eastAsiaTheme="minorEastAsia"/>
                <w:b/>
                <w:noProof/>
                <w:sz w:val="24"/>
                <w:szCs w:val="24"/>
                <w:lang w:val="ru-RU"/>
              </w:rPr>
              <w:tab/>
            </w:r>
            <w:r w:rsidRPr="00727A29">
              <w:rPr>
                <w:rStyle w:val="a7"/>
                <w:b/>
                <w:noProof/>
                <w:sz w:val="24"/>
                <w:szCs w:val="24"/>
              </w:rPr>
              <w:t>Обнаружение точек, линий и перепадов. Пороговая обработка</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_Toc154103775 \h </w:instrText>
            </w:r>
            <w:r w:rsidRPr="00727A29">
              <w:rPr>
                <w:b/>
                <w:noProof/>
                <w:webHidden/>
                <w:sz w:val="24"/>
                <w:szCs w:val="24"/>
              </w:rPr>
            </w:r>
            <w:r w:rsidRPr="00727A29">
              <w:rPr>
                <w:b/>
                <w:noProof/>
                <w:webHidden/>
                <w:sz w:val="24"/>
                <w:szCs w:val="24"/>
              </w:rPr>
              <w:fldChar w:fldCharType="separate"/>
            </w:r>
            <w:r>
              <w:rPr>
                <w:b/>
                <w:noProof/>
                <w:webHidden/>
                <w:sz w:val="24"/>
                <w:szCs w:val="24"/>
              </w:rPr>
              <w:t>49</w:t>
            </w:r>
            <w:r w:rsidRPr="00727A29">
              <w:rPr>
                <w:b/>
                <w:noProof/>
                <w:webHidden/>
                <w:sz w:val="24"/>
                <w:szCs w:val="24"/>
              </w:rPr>
              <w:fldChar w:fldCharType="end"/>
            </w:r>
          </w:hyperlink>
        </w:p>
        <w:p w:rsidR="00727A29" w:rsidRPr="00727A29" w:rsidRDefault="00727A29" w:rsidP="00727A29">
          <w:pPr>
            <w:pStyle w:val="10"/>
            <w:tabs>
              <w:tab w:val="left" w:pos="660"/>
              <w:tab w:val="right" w:leader="dot" w:pos="10767"/>
            </w:tabs>
            <w:spacing w:after="0" w:line="240" w:lineRule="auto"/>
            <w:rPr>
              <w:rFonts w:eastAsiaTheme="minorEastAsia"/>
              <w:b/>
              <w:noProof/>
              <w:sz w:val="24"/>
              <w:szCs w:val="24"/>
              <w:lang w:val="ru-RU"/>
            </w:rPr>
          </w:pPr>
          <w:hyperlink w:anchor="_Toc154103776" w:history="1">
            <w:r w:rsidRPr="00727A29">
              <w:rPr>
                <w:rStyle w:val="a7"/>
                <w:b/>
                <w:noProof/>
                <w:sz w:val="24"/>
                <w:szCs w:val="24"/>
              </w:rPr>
              <w:t>43.</w:t>
            </w:r>
            <w:r w:rsidRPr="00727A29">
              <w:rPr>
                <w:rFonts w:eastAsiaTheme="minorEastAsia"/>
                <w:b/>
                <w:noProof/>
                <w:sz w:val="24"/>
                <w:szCs w:val="24"/>
                <w:lang w:val="ru-RU"/>
              </w:rPr>
              <w:tab/>
            </w:r>
            <w:r w:rsidRPr="00727A29">
              <w:rPr>
                <w:rStyle w:val="a7"/>
                <w:b/>
                <w:noProof/>
                <w:sz w:val="24"/>
                <w:szCs w:val="24"/>
              </w:rPr>
              <w:t>Основные стадии цифровой обработки изображений</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_Toc154103776 \h </w:instrText>
            </w:r>
            <w:r w:rsidRPr="00727A29">
              <w:rPr>
                <w:b/>
                <w:noProof/>
                <w:webHidden/>
                <w:sz w:val="24"/>
                <w:szCs w:val="24"/>
              </w:rPr>
            </w:r>
            <w:r w:rsidRPr="00727A29">
              <w:rPr>
                <w:b/>
                <w:noProof/>
                <w:webHidden/>
                <w:sz w:val="24"/>
                <w:szCs w:val="24"/>
              </w:rPr>
              <w:fldChar w:fldCharType="separate"/>
            </w:r>
            <w:r>
              <w:rPr>
                <w:b/>
                <w:noProof/>
                <w:webHidden/>
                <w:sz w:val="24"/>
                <w:szCs w:val="24"/>
              </w:rPr>
              <w:t>50</w:t>
            </w:r>
            <w:r w:rsidRPr="00727A29">
              <w:rPr>
                <w:b/>
                <w:noProof/>
                <w:webHidden/>
                <w:sz w:val="24"/>
                <w:szCs w:val="24"/>
              </w:rPr>
              <w:fldChar w:fldCharType="end"/>
            </w:r>
          </w:hyperlink>
        </w:p>
        <w:p w:rsidR="00727A29" w:rsidRPr="00727A29" w:rsidRDefault="00727A29" w:rsidP="00727A29">
          <w:pPr>
            <w:pStyle w:val="10"/>
            <w:tabs>
              <w:tab w:val="left" w:pos="660"/>
              <w:tab w:val="right" w:leader="dot" w:pos="10767"/>
            </w:tabs>
            <w:spacing w:after="0" w:line="240" w:lineRule="auto"/>
            <w:rPr>
              <w:rFonts w:eastAsiaTheme="minorEastAsia"/>
              <w:b/>
              <w:noProof/>
              <w:sz w:val="24"/>
              <w:szCs w:val="24"/>
              <w:lang w:val="ru-RU"/>
            </w:rPr>
          </w:pPr>
          <w:hyperlink w:anchor="_Toc154103777" w:history="1">
            <w:r w:rsidRPr="00727A29">
              <w:rPr>
                <w:rStyle w:val="a7"/>
                <w:b/>
                <w:noProof/>
                <w:sz w:val="24"/>
                <w:szCs w:val="24"/>
              </w:rPr>
              <w:t>44.</w:t>
            </w:r>
            <w:r w:rsidRPr="00727A29">
              <w:rPr>
                <w:rFonts w:eastAsiaTheme="minorEastAsia"/>
                <w:b/>
                <w:noProof/>
                <w:sz w:val="24"/>
                <w:szCs w:val="24"/>
                <w:lang w:val="ru-RU"/>
              </w:rPr>
              <w:tab/>
            </w:r>
            <w:r w:rsidRPr="00727A29">
              <w:rPr>
                <w:rStyle w:val="a7"/>
                <w:b/>
                <w:noProof/>
                <w:sz w:val="24"/>
                <w:szCs w:val="24"/>
              </w:rPr>
              <w:t>Понятие «движение». Вектор перемещения</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_Toc154103777 \h </w:instrText>
            </w:r>
            <w:r w:rsidRPr="00727A29">
              <w:rPr>
                <w:b/>
                <w:noProof/>
                <w:webHidden/>
                <w:sz w:val="24"/>
                <w:szCs w:val="24"/>
              </w:rPr>
            </w:r>
            <w:r w:rsidRPr="00727A29">
              <w:rPr>
                <w:b/>
                <w:noProof/>
                <w:webHidden/>
                <w:sz w:val="24"/>
                <w:szCs w:val="24"/>
              </w:rPr>
              <w:fldChar w:fldCharType="separate"/>
            </w:r>
            <w:r>
              <w:rPr>
                <w:b/>
                <w:noProof/>
                <w:webHidden/>
                <w:sz w:val="24"/>
                <w:szCs w:val="24"/>
              </w:rPr>
              <w:t>51</w:t>
            </w:r>
            <w:r w:rsidRPr="00727A29">
              <w:rPr>
                <w:b/>
                <w:noProof/>
                <w:webHidden/>
                <w:sz w:val="24"/>
                <w:szCs w:val="24"/>
              </w:rPr>
              <w:fldChar w:fldCharType="end"/>
            </w:r>
          </w:hyperlink>
        </w:p>
        <w:p w:rsidR="00727A29" w:rsidRPr="00727A29" w:rsidRDefault="00727A29" w:rsidP="00727A29">
          <w:pPr>
            <w:pStyle w:val="10"/>
            <w:tabs>
              <w:tab w:val="left" w:pos="660"/>
              <w:tab w:val="right" w:leader="dot" w:pos="10767"/>
            </w:tabs>
            <w:spacing w:after="0" w:line="240" w:lineRule="auto"/>
            <w:rPr>
              <w:rFonts w:eastAsiaTheme="minorEastAsia"/>
              <w:b/>
              <w:noProof/>
              <w:sz w:val="24"/>
              <w:szCs w:val="24"/>
              <w:lang w:val="ru-RU"/>
            </w:rPr>
          </w:pPr>
          <w:hyperlink w:anchor="_Toc154103778" w:history="1">
            <w:r w:rsidRPr="00727A29">
              <w:rPr>
                <w:rStyle w:val="a7"/>
                <w:b/>
                <w:noProof/>
                <w:sz w:val="24"/>
                <w:szCs w:val="24"/>
              </w:rPr>
              <w:t>45.</w:t>
            </w:r>
            <w:r w:rsidRPr="00727A29">
              <w:rPr>
                <w:rFonts w:eastAsiaTheme="minorEastAsia"/>
                <w:b/>
                <w:noProof/>
                <w:sz w:val="24"/>
                <w:szCs w:val="24"/>
                <w:lang w:val="ru-RU"/>
              </w:rPr>
              <w:tab/>
            </w:r>
            <w:r w:rsidRPr="00727A29">
              <w:rPr>
                <w:rStyle w:val="a7"/>
                <w:b/>
                <w:noProof/>
                <w:sz w:val="24"/>
                <w:szCs w:val="24"/>
              </w:rPr>
              <w:t>Преобразования яркости на базе гистограммы изображения</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_Toc154103778 \h </w:instrText>
            </w:r>
            <w:r w:rsidRPr="00727A29">
              <w:rPr>
                <w:b/>
                <w:noProof/>
                <w:webHidden/>
                <w:sz w:val="24"/>
                <w:szCs w:val="24"/>
              </w:rPr>
            </w:r>
            <w:r w:rsidRPr="00727A29">
              <w:rPr>
                <w:b/>
                <w:noProof/>
                <w:webHidden/>
                <w:sz w:val="24"/>
                <w:szCs w:val="24"/>
              </w:rPr>
              <w:fldChar w:fldCharType="separate"/>
            </w:r>
            <w:r>
              <w:rPr>
                <w:b/>
                <w:noProof/>
                <w:webHidden/>
                <w:sz w:val="24"/>
                <w:szCs w:val="24"/>
              </w:rPr>
              <w:t>52</w:t>
            </w:r>
            <w:r w:rsidRPr="00727A29">
              <w:rPr>
                <w:b/>
                <w:noProof/>
                <w:webHidden/>
                <w:sz w:val="24"/>
                <w:szCs w:val="24"/>
              </w:rPr>
              <w:fldChar w:fldCharType="end"/>
            </w:r>
          </w:hyperlink>
        </w:p>
        <w:p w:rsidR="00727A29" w:rsidRPr="00727A29" w:rsidRDefault="00727A29" w:rsidP="00727A29">
          <w:pPr>
            <w:pStyle w:val="10"/>
            <w:tabs>
              <w:tab w:val="left" w:pos="660"/>
              <w:tab w:val="right" w:leader="dot" w:pos="10767"/>
            </w:tabs>
            <w:spacing w:after="0" w:line="240" w:lineRule="auto"/>
            <w:rPr>
              <w:rFonts w:eastAsiaTheme="minorEastAsia"/>
              <w:b/>
              <w:noProof/>
              <w:sz w:val="24"/>
              <w:szCs w:val="24"/>
              <w:lang w:val="ru-RU"/>
            </w:rPr>
          </w:pPr>
          <w:hyperlink w:anchor="_Toc154103779" w:history="1">
            <w:r w:rsidRPr="00727A29">
              <w:rPr>
                <w:rStyle w:val="a7"/>
                <w:b/>
                <w:noProof/>
                <w:sz w:val="24"/>
                <w:szCs w:val="24"/>
              </w:rPr>
              <w:t>46.</w:t>
            </w:r>
            <w:r w:rsidRPr="00727A29">
              <w:rPr>
                <w:rFonts w:eastAsiaTheme="minorEastAsia"/>
                <w:b/>
                <w:noProof/>
                <w:sz w:val="24"/>
                <w:szCs w:val="24"/>
                <w:lang w:val="ru-RU"/>
              </w:rPr>
              <w:tab/>
            </w:r>
            <w:r w:rsidRPr="00727A29">
              <w:rPr>
                <w:rStyle w:val="a7"/>
                <w:b/>
                <w:noProof/>
                <w:sz w:val="24"/>
                <w:szCs w:val="24"/>
              </w:rPr>
              <w:t>Признаки, используемые для описания объектов. Представление объектов в виде вектора признаков</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_Toc154103779 \h </w:instrText>
            </w:r>
            <w:r w:rsidRPr="00727A29">
              <w:rPr>
                <w:b/>
                <w:noProof/>
                <w:webHidden/>
                <w:sz w:val="24"/>
                <w:szCs w:val="24"/>
              </w:rPr>
            </w:r>
            <w:r w:rsidRPr="00727A29">
              <w:rPr>
                <w:b/>
                <w:noProof/>
                <w:webHidden/>
                <w:sz w:val="24"/>
                <w:szCs w:val="24"/>
              </w:rPr>
              <w:fldChar w:fldCharType="separate"/>
            </w:r>
            <w:r>
              <w:rPr>
                <w:b/>
                <w:noProof/>
                <w:webHidden/>
                <w:sz w:val="24"/>
                <w:szCs w:val="24"/>
              </w:rPr>
              <w:t>53</w:t>
            </w:r>
            <w:r w:rsidRPr="00727A29">
              <w:rPr>
                <w:b/>
                <w:noProof/>
                <w:webHidden/>
                <w:sz w:val="24"/>
                <w:szCs w:val="24"/>
              </w:rPr>
              <w:fldChar w:fldCharType="end"/>
            </w:r>
          </w:hyperlink>
        </w:p>
        <w:p w:rsidR="00727A29" w:rsidRPr="00727A29" w:rsidRDefault="00727A29" w:rsidP="00727A29">
          <w:pPr>
            <w:pStyle w:val="10"/>
            <w:tabs>
              <w:tab w:val="left" w:pos="660"/>
              <w:tab w:val="right" w:leader="dot" w:pos="10767"/>
            </w:tabs>
            <w:spacing w:after="0" w:line="240" w:lineRule="auto"/>
            <w:rPr>
              <w:rFonts w:eastAsiaTheme="minorEastAsia"/>
              <w:b/>
              <w:noProof/>
              <w:sz w:val="24"/>
              <w:szCs w:val="24"/>
              <w:lang w:val="ru-RU"/>
            </w:rPr>
          </w:pPr>
          <w:hyperlink w:anchor="_Toc154103780" w:history="1">
            <w:r w:rsidRPr="00727A29">
              <w:rPr>
                <w:rStyle w:val="a7"/>
                <w:b/>
                <w:noProof/>
                <w:sz w:val="24"/>
                <w:szCs w:val="24"/>
              </w:rPr>
              <w:t>47.</w:t>
            </w:r>
            <w:r w:rsidRPr="00727A29">
              <w:rPr>
                <w:rFonts w:eastAsiaTheme="minorEastAsia"/>
                <w:b/>
                <w:noProof/>
                <w:sz w:val="24"/>
                <w:szCs w:val="24"/>
                <w:lang w:val="ru-RU"/>
              </w:rPr>
              <w:tab/>
            </w:r>
            <w:r w:rsidRPr="00727A29">
              <w:rPr>
                <w:rStyle w:val="a7"/>
                <w:b/>
                <w:noProof/>
                <w:sz w:val="24"/>
                <w:szCs w:val="24"/>
              </w:rPr>
              <w:t>Признаки. Измерение признаков</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_Toc154103780 \h </w:instrText>
            </w:r>
            <w:r w:rsidRPr="00727A29">
              <w:rPr>
                <w:b/>
                <w:noProof/>
                <w:webHidden/>
                <w:sz w:val="24"/>
                <w:szCs w:val="24"/>
              </w:rPr>
            </w:r>
            <w:r w:rsidRPr="00727A29">
              <w:rPr>
                <w:b/>
                <w:noProof/>
                <w:webHidden/>
                <w:sz w:val="24"/>
                <w:szCs w:val="24"/>
              </w:rPr>
              <w:fldChar w:fldCharType="separate"/>
            </w:r>
            <w:r>
              <w:rPr>
                <w:b/>
                <w:noProof/>
                <w:webHidden/>
                <w:sz w:val="24"/>
                <w:szCs w:val="24"/>
              </w:rPr>
              <w:t>54</w:t>
            </w:r>
            <w:r w:rsidRPr="00727A29">
              <w:rPr>
                <w:b/>
                <w:noProof/>
                <w:webHidden/>
                <w:sz w:val="24"/>
                <w:szCs w:val="24"/>
              </w:rPr>
              <w:fldChar w:fldCharType="end"/>
            </w:r>
          </w:hyperlink>
        </w:p>
        <w:p w:rsidR="00727A29" w:rsidRPr="00727A29" w:rsidRDefault="00727A29" w:rsidP="00727A29">
          <w:pPr>
            <w:pStyle w:val="10"/>
            <w:tabs>
              <w:tab w:val="left" w:pos="660"/>
              <w:tab w:val="right" w:leader="dot" w:pos="10767"/>
            </w:tabs>
            <w:spacing w:after="0" w:line="240" w:lineRule="auto"/>
            <w:rPr>
              <w:rFonts w:eastAsiaTheme="minorEastAsia"/>
              <w:b/>
              <w:noProof/>
              <w:sz w:val="24"/>
              <w:szCs w:val="24"/>
              <w:lang w:val="ru-RU"/>
            </w:rPr>
          </w:pPr>
          <w:hyperlink w:anchor="_Toc154103781" w:history="1">
            <w:r w:rsidRPr="00727A29">
              <w:rPr>
                <w:rStyle w:val="a7"/>
                <w:b/>
                <w:noProof/>
                <w:sz w:val="24"/>
                <w:szCs w:val="24"/>
              </w:rPr>
              <w:t>48.</w:t>
            </w:r>
            <w:r w:rsidRPr="00727A29">
              <w:rPr>
                <w:rFonts w:eastAsiaTheme="minorEastAsia"/>
                <w:b/>
                <w:noProof/>
                <w:sz w:val="24"/>
                <w:szCs w:val="24"/>
                <w:lang w:val="ru-RU"/>
              </w:rPr>
              <w:tab/>
            </w:r>
            <w:r w:rsidRPr="00727A29">
              <w:rPr>
                <w:rStyle w:val="a7"/>
                <w:b/>
                <w:noProof/>
                <w:sz w:val="24"/>
                <w:szCs w:val="24"/>
              </w:rPr>
              <w:t>Проективные преобразования</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_Toc154103781 \h </w:instrText>
            </w:r>
            <w:r w:rsidRPr="00727A29">
              <w:rPr>
                <w:b/>
                <w:noProof/>
                <w:webHidden/>
                <w:sz w:val="24"/>
                <w:szCs w:val="24"/>
              </w:rPr>
            </w:r>
            <w:r w:rsidRPr="00727A29">
              <w:rPr>
                <w:b/>
                <w:noProof/>
                <w:webHidden/>
                <w:sz w:val="24"/>
                <w:szCs w:val="24"/>
              </w:rPr>
              <w:fldChar w:fldCharType="separate"/>
            </w:r>
            <w:r>
              <w:rPr>
                <w:b/>
                <w:noProof/>
                <w:webHidden/>
                <w:sz w:val="24"/>
                <w:szCs w:val="24"/>
              </w:rPr>
              <w:t>55</w:t>
            </w:r>
            <w:r w:rsidRPr="00727A29">
              <w:rPr>
                <w:b/>
                <w:noProof/>
                <w:webHidden/>
                <w:sz w:val="24"/>
                <w:szCs w:val="24"/>
              </w:rPr>
              <w:fldChar w:fldCharType="end"/>
            </w:r>
          </w:hyperlink>
        </w:p>
        <w:p w:rsidR="00727A29" w:rsidRPr="00727A29" w:rsidRDefault="00727A29" w:rsidP="00727A29">
          <w:pPr>
            <w:pStyle w:val="10"/>
            <w:tabs>
              <w:tab w:val="left" w:pos="660"/>
              <w:tab w:val="right" w:leader="dot" w:pos="10767"/>
            </w:tabs>
            <w:spacing w:after="0" w:line="240" w:lineRule="auto"/>
            <w:rPr>
              <w:rFonts w:eastAsiaTheme="minorEastAsia"/>
              <w:b/>
              <w:noProof/>
              <w:sz w:val="24"/>
              <w:szCs w:val="24"/>
              <w:lang w:val="ru-RU"/>
            </w:rPr>
          </w:pPr>
          <w:hyperlink w:anchor="_Toc154103782" w:history="1">
            <w:r w:rsidRPr="00727A29">
              <w:rPr>
                <w:rStyle w:val="a7"/>
                <w:b/>
                <w:noProof/>
                <w:sz w:val="24"/>
                <w:szCs w:val="24"/>
              </w:rPr>
              <w:t>49.</w:t>
            </w:r>
            <w:r w:rsidRPr="00727A29">
              <w:rPr>
                <w:rFonts w:eastAsiaTheme="minorEastAsia"/>
                <w:b/>
                <w:noProof/>
                <w:sz w:val="24"/>
                <w:szCs w:val="24"/>
                <w:lang w:val="ru-RU"/>
              </w:rPr>
              <w:tab/>
            </w:r>
            <w:r w:rsidRPr="00727A29">
              <w:rPr>
                <w:rStyle w:val="a7"/>
                <w:b/>
                <w:noProof/>
                <w:sz w:val="24"/>
                <w:szCs w:val="24"/>
              </w:rPr>
              <w:t>Сверточные нейронные сети</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_Toc154103782 \h </w:instrText>
            </w:r>
            <w:r w:rsidRPr="00727A29">
              <w:rPr>
                <w:b/>
                <w:noProof/>
                <w:webHidden/>
                <w:sz w:val="24"/>
                <w:szCs w:val="24"/>
              </w:rPr>
            </w:r>
            <w:r w:rsidRPr="00727A29">
              <w:rPr>
                <w:b/>
                <w:noProof/>
                <w:webHidden/>
                <w:sz w:val="24"/>
                <w:szCs w:val="24"/>
              </w:rPr>
              <w:fldChar w:fldCharType="separate"/>
            </w:r>
            <w:r>
              <w:rPr>
                <w:b/>
                <w:noProof/>
                <w:webHidden/>
                <w:sz w:val="24"/>
                <w:szCs w:val="24"/>
              </w:rPr>
              <w:t>56</w:t>
            </w:r>
            <w:r w:rsidRPr="00727A29">
              <w:rPr>
                <w:b/>
                <w:noProof/>
                <w:webHidden/>
                <w:sz w:val="24"/>
                <w:szCs w:val="24"/>
              </w:rPr>
              <w:fldChar w:fldCharType="end"/>
            </w:r>
          </w:hyperlink>
        </w:p>
        <w:p w:rsidR="00727A29" w:rsidRPr="00727A29" w:rsidRDefault="00727A29" w:rsidP="00727A29">
          <w:pPr>
            <w:pStyle w:val="10"/>
            <w:tabs>
              <w:tab w:val="left" w:pos="660"/>
              <w:tab w:val="right" w:leader="dot" w:pos="10767"/>
            </w:tabs>
            <w:spacing w:after="0" w:line="240" w:lineRule="auto"/>
            <w:rPr>
              <w:rFonts w:eastAsiaTheme="minorEastAsia"/>
              <w:b/>
              <w:noProof/>
              <w:sz w:val="24"/>
              <w:szCs w:val="24"/>
              <w:lang w:val="ru-RU"/>
            </w:rPr>
          </w:pPr>
          <w:hyperlink w:anchor="_Toc154103783" w:history="1">
            <w:r w:rsidRPr="00727A29">
              <w:rPr>
                <w:rStyle w:val="a7"/>
                <w:b/>
                <w:noProof/>
                <w:sz w:val="24"/>
                <w:szCs w:val="24"/>
              </w:rPr>
              <w:t>50.</w:t>
            </w:r>
            <w:r w:rsidRPr="00727A29">
              <w:rPr>
                <w:rFonts w:eastAsiaTheme="minorEastAsia"/>
                <w:b/>
                <w:noProof/>
                <w:sz w:val="24"/>
                <w:szCs w:val="24"/>
                <w:lang w:val="ru-RU"/>
              </w:rPr>
              <w:tab/>
            </w:r>
            <w:r w:rsidRPr="00727A29">
              <w:rPr>
                <w:rStyle w:val="a7"/>
                <w:b/>
                <w:noProof/>
                <w:sz w:val="24"/>
                <w:szCs w:val="24"/>
              </w:rPr>
              <w:t>Сегментация изображения: общие сведения, модели перепадов</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_Toc154103783 \h </w:instrText>
            </w:r>
            <w:r w:rsidRPr="00727A29">
              <w:rPr>
                <w:b/>
                <w:noProof/>
                <w:webHidden/>
                <w:sz w:val="24"/>
                <w:szCs w:val="24"/>
              </w:rPr>
            </w:r>
            <w:r w:rsidRPr="00727A29">
              <w:rPr>
                <w:b/>
                <w:noProof/>
                <w:webHidden/>
                <w:sz w:val="24"/>
                <w:szCs w:val="24"/>
              </w:rPr>
              <w:fldChar w:fldCharType="separate"/>
            </w:r>
            <w:r>
              <w:rPr>
                <w:b/>
                <w:noProof/>
                <w:webHidden/>
                <w:sz w:val="24"/>
                <w:szCs w:val="24"/>
              </w:rPr>
              <w:t>57</w:t>
            </w:r>
            <w:r w:rsidRPr="00727A29">
              <w:rPr>
                <w:b/>
                <w:noProof/>
                <w:webHidden/>
                <w:sz w:val="24"/>
                <w:szCs w:val="24"/>
              </w:rPr>
              <w:fldChar w:fldCharType="end"/>
            </w:r>
          </w:hyperlink>
        </w:p>
        <w:p w:rsidR="00727A29" w:rsidRPr="00727A29" w:rsidRDefault="00727A29" w:rsidP="00727A29">
          <w:pPr>
            <w:pStyle w:val="10"/>
            <w:tabs>
              <w:tab w:val="left" w:pos="660"/>
              <w:tab w:val="right" w:leader="dot" w:pos="10767"/>
            </w:tabs>
            <w:spacing w:after="0" w:line="240" w:lineRule="auto"/>
            <w:rPr>
              <w:rFonts w:eastAsiaTheme="minorEastAsia"/>
              <w:b/>
              <w:noProof/>
              <w:sz w:val="24"/>
              <w:szCs w:val="24"/>
              <w:lang w:val="ru-RU"/>
            </w:rPr>
          </w:pPr>
          <w:hyperlink w:anchor="_Toc154103784" w:history="1">
            <w:r w:rsidRPr="00727A29">
              <w:rPr>
                <w:rStyle w:val="a7"/>
                <w:b/>
                <w:noProof/>
                <w:sz w:val="24"/>
                <w:szCs w:val="24"/>
              </w:rPr>
              <w:t>51.</w:t>
            </w:r>
            <w:r w:rsidRPr="00727A29">
              <w:rPr>
                <w:rFonts w:eastAsiaTheme="minorEastAsia"/>
                <w:b/>
                <w:noProof/>
                <w:sz w:val="24"/>
                <w:szCs w:val="24"/>
                <w:lang w:val="ru-RU"/>
              </w:rPr>
              <w:tab/>
            </w:r>
            <w:r w:rsidRPr="00727A29">
              <w:rPr>
                <w:rStyle w:val="a7"/>
                <w:b/>
                <w:noProof/>
                <w:sz w:val="24"/>
                <w:szCs w:val="24"/>
              </w:rPr>
              <w:t>Сегментация на отдельные области: выращивание областей</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_Toc154103784 \h </w:instrText>
            </w:r>
            <w:r w:rsidRPr="00727A29">
              <w:rPr>
                <w:b/>
                <w:noProof/>
                <w:webHidden/>
                <w:sz w:val="24"/>
                <w:szCs w:val="24"/>
              </w:rPr>
            </w:r>
            <w:r w:rsidRPr="00727A29">
              <w:rPr>
                <w:b/>
                <w:noProof/>
                <w:webHidden/>
                <w:sz w:val="24"/>
                <w:szCs w:val="24"/>
              </w:rPr>
              <w:fldChar w:fldCharType="separate"/>
            </w:r>
            <w:r>
              <w:rPr>
                <w:b/>
                <w:noProof/>
                <w:webHidden/>
                <w:sz w:val="24"/>
                <w:szCs w:val="24"/>
              </w:rPr>
              <w:t>58</w:t>
            </w:r>
            <w:r w:rsidRPr="00727A29">
              <w:rPr>
                <w:b/>
                <w:noProof/>
                <w:webHidden/>
                <w:sz w:val="24"/>
                <w:szCs w:val="24"/>
              </w:rPr>
              <w:fldChar w:fldCharType="end"/>
            </w:r>
          </w:hyperlink>
        </w:p>
        <w:p w:rsidR="00727A29" w:rsidRPr="00727A29" w:rsidRDefault="00727A29" w:rsidP="00727A29">
          <w:pPr>
            <w:pStyle w:val="10"/>
            <w:tabs>
              <w:tab w:val="left" w:pos="660"/>
              <w:tab w:val="right" w:leader="dot" w:pos="10767"/>
            </w:tabs>
            <w:spacing w:after="0" w:line="240" w:lineRule="auto"/>
            <w:rPr>
              <w:rFonts w:eastAsiaTheme="minorEastAsia"/>
              <w:b/>
              <w:noProof/>
              <w:sz w:val="24"/>
              <w:szCs w:val="24"/>
              <w:lang w:val="ru-RU"/>
            </w:rPr>
          </w:pPr>
          <w:hyperlink w:anchor="_Toc154103785" w:history="1">
            <w:r w:rsidRPr="00727A29">
              <w:rPr>
                <w:rStyle w:val="a7"/>
                <w:b/>
                <w:noProof/>
                <w:sz w:val="24"/>
                <w:szCs w:val="24"/>
              </w:rPr>
              <w:t>52.</w:t>
            </w:r>
            <w:r w:rsidRPr="00727A29">
              <w:rPr>
                <w:rFonts w:eastAsiaTheme="minorEastAsia"/>
                <w:b/>
                <w:noProof/>
                <w:sz w:val="24"/>
                <w:szCs w:val="24"/>
                <w:lang w:val="ru-RU"/>
              </w:rPr>
              <w:tab/>
            </w:r>
            <w:r w:rsidRPr="00727A29">
              <w:rPr>
                <w:rStyle w:val="a7"/>
                <w:b/>
                <w:noProof/>
                <w:sz w:val="24"/>
                <w:szCs w:val="24"/>
              </w:rPr>
              <w:t>Сегментация на отдельные области: разделение и слияние областей</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_Toc154103785 \h </w:instrText>
            </w:r>
            <w:r w:rsidRPr="00727A29">
              <w:rPr>
                <w:b/>
                <w:noProof/>
                <w:webHidden/>
                <w:sz w:val="24"/>
                <w:szCs w:val="24"/>
              </w:rPr>
            </w:r>
            <w:r w:rsidRPr="00727A29">
              <w:rPr>
                <w:b/>
                <w:noProof/>
                <w:webHidden/>
                <w:sz w:val="24"/>
                <w:szCs w:val="24"/>
              </w:rPr>
              <w:fldChar w:fldCharType="separate"/>
            </w:r>
            <w:r>
              <w:rPr>
                <w:b/>
                <w:noProof/>
                <w:webHidden/>
                <w:sz w:val="24"/>
                <w:szCs w:val="24"/>
              </w:rPr>
              <w:t>59</w:t>
            </w:r>
            <w:r w:rsidRPr="00727A29">
              <w:rPr>
                <w:b/>
                <w:noProof/>
                <w:webHidden/>
                <w:sz w:val="24"/>
                <w:szCs w:val="24"/>
              </w:rPr>
              <w:fldChar w:fldCharType="end"/>
            </w:r>
          </w:hyperlink>
        </w:p>
        <w:p w:rsidR="00727A29" w:rsidRPr="00727A29" w:rsidRDefault="00727A29" w:rsidP="00727A29">
          <w:pPr>
            <w:pStyle w:val="10"/>
            <w:tabs>
              <w:tab w:val="left" w:pos="660"/>
              <w:tab w:val="right" w:leader="dot" w:pos="10767"/>
            </w:tabs>
            <w:spacing w:after="0" w:line="240" w:lineRule="auto"/>
            <w:rPr>
              <w:rFonts w:eastAsiaTheme="minorEastAsia"/>
              <w:b/>
              <w:noProof/>
              <w:sz w:val="24"/>
              <w:szCs w:val="24"/>
              <w:lang w:val="ru-RU"/>
            </w:rPr>
          </w:pPr>
          <w:hyperlink w:anchor="_Toc154103786" w:history="1">
            <w:r w:rsidRPr="00727A29">
              <w:rPr>
                <w:rStyle w:val="a7"/>
                <w:b/>
                <w:noProof/>
                <w:sz w:val="24"/>
                <w:szCs w:val="24"/>
              </w:rPr>
              <w:t>53.</w:t>
            </w:r>
            <w:r w:rsidRPr="00727A29">
              <w:rPr>
                <w:rFonts w:eastAsiaTheme="minorEastAsia"/>
                <w:b/>
                <w:noProof/>
                <w:sz w:val="24"/>
                <w:szCs w:val="24"/>
                <w:lang w:val="ru-RU"/>
              </w:rPr>
              <w:tab/>
            </w:r>
            <w:r w:rsidRPr="00727A29">
              <w:rPr>
                <w:rStyle w:val="a7"/>
                <w:b/>
                <w:noProof/>
                <w:sz w:val="24"/>
                <w:szCs w:val="24"/>
              </w:rPr>
              <w:t>Сегментация по морфологическим водоразделам</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_Toc154103786 \h </w:instrText>
            </w:r>
            <w:r w:rsidRPr="00727A29">
              <w:rPr>
                <w:b/>
                <w:noProof/>
                <w:webHidden/>
                <w:sz w:val="24"/>
                <w:szCs w:val="24"/>
              </w:rPr>
            </w:r>
            <w:r w:rsidRPr="00727A29">
              <w:rPr>
                <w:b/>
                <w:noProof/>
                <w:webHidden/>
                <w:sz w:val="24"/>
                <w:szCs w:val="24"/>
              </w:rPr>
              <w:fldChar w:fldCharType="separate"/>
            </w:r>
            <w:r>
              <w:rPr>
                <w:b/>
                <w:noProof/>
                <w:webHidden/>
                <w:sz w:val="24"/>
                <w:szCs w:val="24"/>
              </w:rPr>
              <w:t>60</w:t>
            </w:r>
            <w:r w:rsidRPr="00727A29">
              <w:rPr>
                <w:b/>
                <w:noProof/>
                <w:webHidden/>
                <w:sz w:val="24"/>
                <w:szCs w:val="24"/>
              </w:rPr>
              <w:fldChar w:fldCharType="end"/>
            </w:r>
          </w:hyperlink>
        </w:p>
        <w:p w:rsidR="00727A29" w:rsidRPr="00727A29" w:rsidRDefault="00727A29" w:rsidP="00727A29">
          <w:pPr>
            <w:pStyle w:val="10"/>
            <w:tabs>
              <w:tab w:val="left" w:pos="660"/>
              <w:tab w:val="right" w:leader="dot" w:pos="10767"/>
            </w:tabs>
            <w:spacing w:after="0" w:line="240" w:lineRule="auto"/>
            <w:rPr>
              <w:rFonts w:eastAsiaTheme="minorEastAsia"/>
              <w:b/>
              <w:noProof/>
              <w:sz w:val="24"/>
              <w:szCs w:val="24"/>
              <w:lang w:val="ru-RU"/>
            </w:rPr>
          </w:pPr>
          <w:hyperlink w:anchor="_Toc154103787" w:history="1">
            <w:r w:rsidRPr="00727A29">
              <w:rPr>
                <w:rStyle w:val="a7"/>
                <w:b/>
                <w:noProof/>
                <w:sz w:val="24"/>
                <w:szCs w:val="24"/>
              </w:rPr>
              <w:t>54.</w:t>
            </w:r>
            <w:r w:rsidRPr="00727A29">
              <w:rPr>
                <w:rFonts w:eastAsiaTheme="minorEastAsia"/>
                <w:b/>
                <w:noProof/>
                <w:sz w:val="24"/>
                <w:szCs w:val="24"/>
                <w:lang w:val="ru-RU"/>
              </w:rPr>
              <w:tab/>
            </w:r>
            <w:r w:rsidRPr="00727A29">
              <w:rPr>
                <w:rStyle w:val="a7"/>
                <w:b/>
                <w:noProof/>
                <w:sz w:val="24"/>
                <w:szCs w:val="24"/>
              </w:rPr>
              <w:t>Структурные методы распознавания</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_Toc154103787 \h </w:instrText>
            </w:r>
            <w:r w:rsidRPr="00727A29">
              <w:rPr>
                <w:b/>
                <w:noProof/>
                <w:webHidden/>
                <w:sz w:val="24"/>
                <w:szCs w:val="24"/>
              </w:rPr>
            </w:r>
            <w:r w:rsidRPr="00727A29">
              <w:rPr>
                <w:b/>
                <w:noProof/>
                <w:webHidden/>
                <w:sz w:val="24"/>
                <w:szCs w:val="24"/>
              </w:rPr>
              <w:fldChar w:fldCharType="separate"/>
            </w:r>
            <w:r>
              <w:rPr>
                <w:b/>
                <w:noProof/>
                <w:webHidden/>
                <w:sz w:val="24"/>
                <w:szCs w:val="24"/>
              </w:rPr>
              <w:t>61</w:t>
            </w:r>
            <w:r w:rsidRPr="00727A29">
              <w:rPr>
                <w:b/>
                <w:noProof/>
                <w:webHidden/>
                <w:sz w:val="24"/>
                <w:szCs w:val="24"/>
              </w:rPr>
              <w:fldChar w:fldCharType="end"/>
            </w:r>
          </w:hyperlink>
        </w:p>
        <w:p w:rsidR="00727A29" w:rsidRPr="00727A29" w:rsidRDefault="00727A29" w:rsidP="00727A29">
          <w:pPr>
            <w:pStyle w:val="10"/>
            <w:tabs>
              <w:tab w:val="left" w:pos="660"/>
              <w:tab w:val="right" w:leader="dot" w:pos="10767"/>
            </w:tabs>
            <w:spacing w:after="0" w:line="240" w:lineRule="auto"/>
            <w:rPr>
              <w:rFonts w:eastAsiaTheme="minorEastAsia"/>
              <w:b/>
              <w:noProof/>
              <w:sz w:val="24"/>
              <w:szCs w:val="24"/>
              <w:lang w:val="ru-RU"/>
            </w:rPr>
          </w:pPr>
          <w:hyperlink w:anchor="_Toc154103788" w:history="1">
            <w:r w:rsidRPr="00727A29">
              <w:rPr>
                <w:rStyle w:val="a7"/>
                <w:b/>
                <w:noProof/>
                <w:sz w:val="24"/>
                <w:szCs w:val="24"/>
              </w:rPr>
              <w:t>55.</w:t>
            </w:r>
            <w:r w:rsidRPr="00727A29">
              <w:rPr>
                <w:rFonts w:eastAsiaTheme="minorEastAsia"/>
                <w:b/>
                <w:noProof/>
                <w:sz w:val="24"/>
                <w:szCs w:val="24"/>
                <w:lang w:val="ru-RU"/>
              </w:rPr>
              <w:tab/>
            </w:r>
            <w:r w:rsidRPr="00727A29">
              <w:rPr>
                <w:rStyle w:val="a7"/>
                <w:b/>
                <w:noProof/>
                <w:sz w:val="24"/>
                <w:szCs w:val="24"/>
              </w:rPr>
              <w:t>Типы шумов на цифровом изображении</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_Toc154103788 \h </w:instrText>
            </w:r>
            <w:r w:rsidRPr="00727A29">
              <w:rPr>
                <w:b/>
                <w:noProof/>
                <w:webHidden/>
                <w:sz w:val="24"/>
                <w:szCs w:val="24"/>
              </w:rPr>
            </w:r>
            <w:r w:rsidRPr="00727A29">
              <w:rPr>
                <w:b/>
                <w:noProof/>
                <w:webHidden/>
                <w:sz w:val="24"/>
                <w:szCs w:val="24"/>
              </w:rPr>
              <w:fldChar w:fldCharType="separate"/>
            </w:r>
            <w:r>
              <w:rPr>
                <w:b/>
                <w:noProof/>
                <w:webHidden/>
                <w:sz w:val="24"/>
                <w:szCs w:val="24"/>
              </w:rPr>
              <w:t>62</w:t>
            </w:r>
            <w:r w:rsidRPr="00727A29">
              <w:rPr>
                <w:b/>
                <w:noProof/>
                <w:webHidden/>
                <w:sz w:val="24"/>
                <w:szCs w:val="24"/>
              </w:rPr>
              <w:fldChar w:fldCharType="end"/>
            </w:r>
          </w:hyperlink>
        </w:p>
        <w:p w:rsidR="00727A29" w:rsidRPr="00727A29" w:rsidRDefault="00727A29" w:rsidP="00727A29">
          <w:pPr>
            <w:pStyle w:val="10"/>
            <w:tabs>
              <w:tab w:val="left" w:pos="660"/>
              <w:tab w:val="right" w:leader="dot" w:pos="10767"/>
            </w:tabs>
            <w:spacing w:after="0" w:line="240" w:lineRule="auto"/>
            <w:rPr>
              <w:rFonts w:eastAsiaTheme="minorEastAsia"/>
              <w:b/>
              <w:noProof/>
              <w:sz w:val="24"/>
              <w:szCs w:val="24"/>
              <w:lang w:val="ru-RU"/>
            </w:rPr>
          </w:pPr>
          <w:hyperlink w:anchor="_Toc154103789" w:history="1">
            <w:r w:rsidRPr="00727A29">
              <w:rPr>
                <w:rStyle w:val="a7"/>
                <w:b/>
                <w:noProof/>
                <w:sz w:val="24"/>
                <w:szCs w:val="24"/>
              </w:rPr>
              <w:t>56.</w:t>
            </w:r>
            <w:r w:rsidRPr="00727A29">
              <w:rPr>
                <w:rFonts w:eastAsiaTheme="minorEastAsia"/>
                <w:b/>
                <w:noProof/>
                <w:sz w:val="24"/>
                <w:szCs w:val="24"/>
                <w:lang w:val="ru-RU"/>
              </w:rPr>
              <w:tab/>
            </w:r>
            <w:r w:rsidRPr="00727A29">
              <w:rPr>
                <w:rStyle w:val="a7"/>
                <w:b/>
                <w:noProof/>
                <w:sz w:val="24"/>
                <w:szCs w:val="24"/>
              </w:rPr>
              <w:t>Фильтрация в частотной области</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_Toc154103789 \h </w:instrText>
            </w:r>
            <w:r w:rsidRPr="00727A29">
              <w:rPr>
                <w:b/>
                <w:noProof/>
                <w:webHidden/>
                <w:sz w:val="24"/>
                <w:szCs w:val="24"/>
              </w:rPr>
            </w:r>
            <w:r w:rsidRPr="00727A29">
              <w:rPr>
                <w:b/>
                <w:noProof/>
                <w:webHidden/>
                <w:sz w:val="24"/>
                <w:szCs w:val="24"/>
              </w:rPr>
              <w:fldChar w:fldCharType="separate"/>
            </w:r>
            <w:r>
              <w:rPr>
                <w:b/>
                <w:noProof/>
                <w:webHidden/>
                <w:sz w:val="24"/>
                <w:szCs w:val="24"/>
              </w:rPr>
              <w:t>63</w:t>
            </w:r>
            <w:r w:rsidRPr="00727A29">
              <w:rPr>
                <w:b/>
                <w:noProof/>
                <w:webHidden/>
                <w:sz w:val="24"/>
                <w:szCs w:val="24"/>
              </w:rPr>
              <w:fldChar w:fldCharType="end"/>
            </w:r>
          </w:hyperlink>
        </w:p>
        <w:p w:rsidR="00727A29" w:rsidRPr="00727A29" w:rsidRDefault="00727A29" w:rsidP="00727A29">
          <w:pPr>
            <w:pStyle w:val="10"/>
            <w:tabs>
              <w:tab w:val="left" w:pos="660"/>
              <w:tab w:val="right" w:leader="dot" w:pos="10767"/>
            </w:tabs>
            <w:spacing w:after="0" w:line="240" w:lineRule="auto"/>
            <w:rPr>
              <w:rFonts w:eastAsiaTheme="minorEastAsia"/>
              <w:b/>
              <w:noProof/>
              <w:sz w:val="24"/>
              <w:szCs w:val="24"/>
              <w:lang w:val="ru-RU"/>
            </w:rPr>
          </w:pPr>
          <w:hyperlink w:anchor="_Toc154103790" w:history="1">
            <w:r w:rsidRPr="00727A29">
              <w:rPr>
                <w:rStyle w:val="a7"/>
                <w:b/>
                <w:noProof/>
                <w:sz w:val="24"/>
                <w:szCs w:val="24"/>
              </w:rPr>
              <w:t>57.</w:t>
            </w:r>
            <w:r w:rsidRPr="00727A29">
              <w:rPr>
                <w:rFonts w:eastAsiaTheme="minorEastAsia"/>
                <w:b/>
                <w:noProof/>
                <w:sz w:val="24"/>
                <w:szCs w:val="24"/>
                <w:lang w:val="ru-RU"/>
              </w:rPr>
              <w:tab/>
            </w:r>
            <w:r w:rsidRPr="00727A29">
              <w:rPr>
                <w:rStyle w:val="a7"/>
                <w:b/>
                <w:noProof/>
                <w:sz w:val="24"/>
                <w:szCs w:val="24"/>
              </w:rPr>
              <w:t>Форматы представления видео</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_Toc154103790 \h </w:instrText>
            </w:r>
            <w:r w:rsidRPr="00727A29">
              <w:rPr>
                <w:b/>
                <w:noProof/>
                <w:webHidden/>
                <w:sz w:val="24"/>
                <w:szCs w:val="24"/>
              </w:rPr>
            </w:r>
            <w:r w:rsidRPr="00727A29">
              <w:rPr>
                <w:b/>
                <w:noProof/>
                <w:webHidden/>
                <w:sz w:val="24"/>
                <w:szCs w:val="24"/>
              </w:rPr>
              <w:fldChar w:fldCharType="separate"/>
            </w:r>
            <w:r>
              <w:rPr>
                <w:b/>
                <w:noProof/>
                <w:webHidden/>
                <w:sz w:val="24"/>
                <w:szCs w:val="24"/>
              </w:rPr>
              <w:t>64</w:t>
            </w:r>
            <w:r w:rsidRPr="00727A29">
              <w:rPr>
                <w:b/>
                <w:noProof/>
                <w:webHidden/>
                <w:sz w:val="24"/>
                <w:szCs w:val="24"/>
              </w:rPr>
              <w:fldChar w:fldCharType="end"/>
            </w:r>
          </w:hyperlink>
        </w:p>
        <w:p w:rsidR="00727A29" w:rsidRPr="00727A29" w:rsidRDefault="00727A29" w:rsidP="00727A29">
          <w:pPr>
            <w:pStyle w:val="10"/>
            <w:tabs>
              <w:tab w:val="left" w:pos="660"/>
              <w:tab w:val="right" w:leader="dot" w:pos="10767"/>
            </w:tabs>
            <w:spacing w:after="0" w:line="240" w:lineRule="auto"/>
            <w:rPr>
              <w:rFonts w:eastAsiaTheme="minorEastAsia"/>
              <w:b/>
              <w:noProof/>
              <w:sz w:val="24"/>
              <w:szCs w:val="24"/>
              <w:lang w:val="ru-RU"/>
            </w:rPr>
          </w:pPr>
          <w:hyperlink w:anchor="_Toc154103791" w:history="1">
            <w:r w:rsidRPr="00727A29">
              <w:rPr>
                <w:rStyle w:val="a7"/>
                <w:b/>
                <w:noProof/>
                <w:sz w:val="24"/>
                <w:szCs w:val="24"/>
              </w:rPr>
              <w:t>58.</w:t>
            </w:r>
            <w:r w:rsidRPr="00727A29">
              <w:rPr>
                <w:rFonts w:eastAsiaTheme="minorEastAsia"/>
                <w:b/>
                <w:noProof/>
                <w:sz w:val="24"/>
                <w:szCs w:val="24"/>
                <w:lang w:val="ru-RU"/>
              </w:rPr>
              <w:tab/>
            </w:r>
            <w:r w:rsidRPr="00727A29">
              <w:rPr>
                <w:rStyle w:val="a7"/>
                <w:b/>
                <w:noProof/>
                <w:sz w:val="24"/>
                <w:szCs w:val="24"/>
              </w:rPr>
              <w:t>Форматы представления цифровых изображений: JPEG</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_Toc154103791 \h </w:instrText>
            </w:r>
            <w:r w:rsidRPr="00727A29">
              <w:rPr>
                <w:b/>
                <w:noProof/>
                <w:webHidden/>
                <w:sz w:val="24"/>
                <w:szCs w:val="24"/>
              </w:rPr>
            </w:r>
            <w:r w:rsidRPr="00727A29">
              <w:rPr>
                <w:b/>
                <w:noProof/>
                <w:webHidden/>
                <w:sz w:val="24"/>
                <w:szCs w:val="24"/>
              </w:rPr>
              <w:fldChar w:fldCharType="separate"/>
            </w:r>
            <w:r>
              <w:rPr>
                <w:b/>
                <w:noProof/>
                <w:webHidden/>
                <w:sz w:val="24"/>
                <w:szCs w:val="24"/>
              </w:rPr>
              <w:t>65</w:t>
            </w:r>
            <w:r w:rsidRPr="00727A29">
              <w:rPr>
                <w:b/>
                <w:noProof/>
                <w:webHidden/>
                <w:sz w:val="24"/>
                <w:szCs w:val="24"/>
              </w:rPr>
              <w:fldChar w:fldCharType="end"/>
            </w:r>
          </w:hyperlink>
        </w:p>
        <w:p w:rsidR="00727A29" w:rsidRPr="00727A29" w:rsidRDefault="00727A29" w:rsidP="00727A29">
          <w:pPr>
            <w:pStyle w:val="10"/>
            <w:tabs>
              <w:tab w:val="left" w:pos="660"/>
              <w:tab w:val="right" w:leader="dot" w:pos="10767"/>
            </w:tabs>
            <w:spacing w:after="0" w:line="240" w:lineRule="auto"/>
            <w:rPr>
              <w:rFonts w:eastAsiaTheme="minorEastAsia"/>
              <w:b/>
              <w:noProof/>
              <w:sz w:val="24"/>
              <w:szCs w:val="24"/>
              <w:lang w:val="ru-RU"/>
            </w:rPr>
          </w:pPr>
          <w:hyperlink w:anchor="_Toc154103792" w:history="1">
            <w:r w:rsidRPr="00727A29">
              <w:rPr>
                <w:rStyle w:val="a7"/>
                <w:b/>
                <w:noProof/>
                <w:sz w:val="24"/>
                <w:szCs w:val="24"/>
              </w:rPr>
              <w:t>59.</w:t>
            </w:r>
            <w:r w:rsidRPr="00727A29">
              <w:rPr>
                <w:rFonts w:eastAsiaTheme="minorEastAsia"/>
                <w:b/>
                <w:noProof/>
                <w:sz w:val="24"/>
                <w:szCs w:val="24"/>
                <w:lang w:val="ru-RU"/>
              </w:rPr>
              <w:tab/>
            </w:r>
            <w:r w:rsidRPr="00727A29">
              <w:rPr>
                <w:rStyle w:val="a7"/>
                <w:b/>
                <w:noProof/>
                <w:sz w:val="24"/>
                <w:szCs w:val="24"/>
              </w:rPr>
              <w:t>Форматы представления цифровых изображений: JPEG2000</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_Toc154103792 \h </w:instrText>
            </w:r>
            <w:r w:rsidRPr="00727A29">
              <w:rPr>
                <w:b/>
                <w:noProof/>
                <w:webHidden/>
                <w:sz w:val="24"/>
                <w:szCs w:val="24"/>
              </w:rPr>
            </w:r>
            <w:r w:rsidRPr="00727A29">
              <w:rPr>
                <w:b/>
                <w:noProof/>
                <w:webHidden/>
                <w:sz w:val="24"/>
                <w:szCs w:val="24"/>
              </w:rPr>
              <w:fldChar w:fldCharType="separate"/>
            </w:r>
            <w:r>
              <w:rPr>
                <w:b/>
                <w:noProof/>
                <w:webHidden/>
                <w:sz w:val="24"/>
                <w:szCs w:val="24"/>
              </w:rPr>
              <w:t>66</w:t>
            </w:r>
            <w:r w:rsidRPr="00727A29">
              <w:rPr>
                <w:b/>
                <w:noProof/>
                <w:webHidden/>
                <w:sz w:val="24"/>
                <w:szCs w:val="24"/>
              </w:rPr>
              <w:fldChar w:fldCharType="end"/>
            </w:r>
          </w:hyperlink>
        </w:p>
        <w:p w:rsidR="00727A29" w:rsidRPr="00727A29" w:rsidRDefault="00727A29" w:rsidP="00727A29">
          <w:pPr>
            <w:pStyle w:val="10"/>
            <w:tabs>
              <w:tab w:val="left" w:pos="660"/>
              <w:tab w:val="right" w:leader="dot" w:pos="10767"/>
            </w:tabs>
            <w:spacing w:after="0" w:line="240" w:lineRule="auto"/>
            <w:rPr>
              <w:rFonts w:eastAsiaTheme="minorEastAsia"/>
              <w:b/>
              <w:noProof/>
              <w:sz w:val="24"/>
              <w:szCs w:val="24"/>
              <w:lang w:val="ru-RU"/>
            </w:rPr>
          </w:pPr>
          <w:hyperlink w:anchor="_Toc154103793" w:history="1">
            <w:r w:rsidRPr="00727A29">
              <w:rPr>
                <w:rStyle w:val="a7"/>
                <w:b/>
                <w:noProof/>
                <w:sz w:val="24"/>
                <w:szCs w:val="24"/>
              </w:rPr>
              <w:t>60.</w:t>
            </w:r>
            <w:r w:rsidRPr="00727A29">
              <w:rPr>
                <w:rFonts w:eastAsiaTheme="minorEastAsia"/>
                <w:b/>
                <w:noProof/>
                <w:sz w:val="24"/>
                <w:szCs w:val="24"/>
                <w:lang w:val="ru-RU"/>
              </w:rPr>
              <w:tab/>
            </w:r>
            <w:r w:rsidRPr="00727A29">
              <w:rPr>
                <w:rStyle w:val="a7"/>
                <w:b/>
                <w:noProof/>
                <w:sz w:val="24"/>
                <w:szCs w:val="24"/>
              </w:rPr>
              <w:t>Цифровое изображение</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_Toc154103793 \h </w:instrText>
            </w:r>
            <w:r w:rsidRPr="00727A29">
              <w:rPr>
                <w:b/>
                <w:noProof/>
                <w:webHidden/>
                <w:sz w:val="24"/>
                <w:szCs w:val="24"/>
              </w:rPr>
            </w:r>
            <w:r w:rsidRPr="00727A29">
              <w:rPr>
                <w:b/>
                <w:noProof/>
                <w:webHidden/>
                <w:sz w:val="24"/>
                <w:szCs w:val="24"/>
              </w:rPr>
              <w:fldChar w:fldCharType="separate"/>
            </w:r>
            <w:r>
              <w:rPr>
                <w:b/>
                <w:noProof/>
                <w:webHidden/>
                <w:sz w:val="24"/>
                <w:szCs w:val="24"/>
              </w:rPr>
              <w:t>67</w:t>
            </w:r>
            <w:r w:rsidRPr="00727A29">
              <w:rPr>
                <w:b/>
                <w:noProof/>
                <w:webHidden/>
                <w:sz w:val="24"/>
                <w:szCs w:val="24"/>
              </w:rPr>
              <w:fldChar w:fldCharType="end"/>
            </w:r>
          </w:hyperlink>
        </w:p>
        <w:p w:rsidR="00727A29" w:rsidRPr="00727A29" w:rsidRDefault="00727A29" w:rsidP="00727A29">
          <w:pPr>
            <w:pStyle w:val="10"/>
            <w:tabs>
              <w:tab w:val="left" w:pos="660"/>
              <w:tab w:val="right" w:leader="dot" w:pos="10767"/>
            </w:tabs>
            <w:spacing w:after="0" w:line="240" w:lineRule="auto"/>
            <w:rPr>
              <w:rFonts w:eastAsiaTheme="minorEastAsia"/>
              <w:b/>
              <w:noProof/>
              <w:sz w:val="24"/>
              <w:szCs w:val="24"/>
              <w:lang w:val="ru-RU"/>
            </w:rPr>
          </w:pPr>
          <w:hyperlink w:anchor="_Toc154103794" w:history="1">
            <w:r w:rsidRPr="00727A29">
              <w:rPr>
                <w:rStyle w:val="a7"/>
                <w:b/>
                <w:noProof/>
                <w:sz w:val="24"/>
                <w:szCs w:val="24"/>
              </w:rPr>
              <w:t>61.</w:t>
            </w:r>
            <w:r w:rsidRPr="00727A29">
              <w:rPr>
                <w:rFonts w:eastAsiaTheme="minorEastAsia"/>
                <w:b/>
                <w:noProof/>
                <w:sz w:val="24"/>
                <w:szCs w:val="24"/>
                <w:lang w:val="ru-RU"/>
              </w:rPr>
              <w:tab/>
            </w:r>
            <w:r w:rsidRPr="00727A29">
              <w:rPr>
                <w:rStyle w:val="a7"/>
                <w:b/>
                <w:noProof/>
                <w:sz w:val="24"/>
                <w:szCs w:val="24"/>
              </w:rPr>
              <w:t>Цифровое изображение: математический аппарат</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_Toc154103794 \h </w:instrText>
            </w:r>
            <w:r w:rsidRPr="00727A29">
              <w:rPr>
                <w:b/>
                <w:noProof/>
                <w:webHidden/>
                <w:sz w:val="24"/>
                <w:szCs w:val="24"/>
              </w:rPr>
            </w:r>
            <w:r w:rsidRPr="00727A29">
              <w:rPr>
                <w:b/>
                <w:noProof/>
                <w:webHidden/>
                <w:sz w:val="24"/>
                <w:szCs w:val="24"/>
              </w:rPr>
              <w:fldChar w:fldCharType="separate"/>
            </w:r>
            <w:r>
              <w:rPr>
                <w:b/>
                <w:noProof/>
                <w:webHidden/>
                <w:sz w:val="24"/>
                <w:szCs w:val="24"/>
              </w:rPr>
              <w:t>68</w:t>
            </w:r>
            <w:r w:rsidRPr="00727A29">
              <w:rPr>
                <w:b/>
                <w:noProof/>
                <w:webHidden/>
                <w:sz w:val="24"/>
                <w:szCs w:val="24"/>
              </w:rPr>
              <w:fldChar w:fldCharType="end"/>
            </w:r>
          </w:hyperlink>
        </w:p>
        <w:p w:rsidR="00727A29" w:rsidRPr="00727A29" w:rsidRDefault="00727A29" w:rsidP="00727A29">
          <w:pPr>
            <w:pStyle w:val="10"/>
            <w:tabs>
              <w:tab w:val="left" w:pos="660"/>
              <w:tab w:val="right" w:leader="dot" w:pos="10767"/>
            </w:tabs>
            <w:spacing w:after="0" w:line="240" w:lineRule="auto"/>
            <w:rPr>
              <w:rFonts w:eastAsiaTheme="minorEastAsia"/>
              <w:b/>
              <w:noProof/>
              <w:sz w:val="24"/>
              <w:szCs w:val="24"/>
              <w:lang w:val="ru-RU"/>
            </w:rPr>
          </w:pPr>
          <w:hyperlink w:anchor="_Toc154103795" w:history="1">
            <w:r w:rsidRPr="00727A29">
              <w:rPr>
                <w:rStyle w:val="a7"/>
                <w:b/>
                <w:noProof/>
                <w:sz w:val="24"/>
                <w:szCs w:val="24"/>
              </w:rPr>
              <w:t>62.</w:t>
            </w:r>
            <w:r w:rsidRPr="00727A29">
              <w:rPr>
                <w:rFonts w:eastAsiaTheme="minorEastAsia"/>
                <w:b/>
                <w:noProof/>
                <w:sz w:val="24"/>
                <w:szCs w:val="24"/>
                <w:lang w:val="ru-RU"/>
              </w:rPr>
              <w:tab/>
            </w:r>
            <w:r w:rsidRPr="00727A29">
              <w:rPr>
                <w:rStyle w:val="a7"/>
                <w:b/>
                <w:noProof/>
                <w:sz w:val="24"/>
                <w:szCs w:val="24"/>
              </w:rPr>
              <w:t>Цифровое изображение: способы формирования</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_Toc154103795 \h </w:instrText>
            </w:r>
            <w:r w:rsidRPr="00727A29">
              <w:rPr>
                <w:b/>
                <w:noProof/>
                <w:webHidden/>
                <w:sz w:val="24"/>
                <w:szCs w:val="24"/>
              </w:rPr>
            </w:r>
            <w:r w:rsidRPr="00727A29">
              <w:rPr>
                <w:b/>
                <w:noProof/>
                <w:webHidden/>
                <w:sz w:val="24"/>
                <w:szCs w:val="24"/>
              </w:rPr>
              <w:fldChar w:fldCharType="separate"/>
            </w:r>
            <w:r>
              <w:rPr>
                <w:b/>
                <w:noProof/>
                <w:webHidden/>
                <w:sz w:val="24"/>
                <w:szCs w:val="24"/>
              </w:rPr>
              <w:t>69</w:t>
            </w:r>
            <w:r w:rsidRPr="00727A29">
              <w:rPr>
                <w:b/>
                <w:noProof/>
                <w:webHidden/>
                <w:sz w:val="24"/>
                <w:szCs w:val="24"/>
              </w:rPr>
              <w:fldChar w:fldCharType="end"/>
            </w:r>
          </w:hyperlink>
        </w:p>
        <w:p w:rsidR="00727A29" w:rsidRPr="00727A29" w:rsidRDefault="00727A29" w:rsidP="00727A29">
          <w:pPr>
            <w:pStyle w:val="10"/>
            <w:tabs>
              <w:tab w:val="right" w:leader="dot" w:pos="10767"/>
            </w:tabs>
            <w:spacing w:after="0" w:line="240" w:lineRule="auto"/>
            <w:rPr>
              <w:rFonts w:eastAsiaTheme="minorEastAsia"/>
              <w:b/>
              <w:noProof/>
              <w:sz w:val="24"/>
              <w:szCs w:val="24"/>
              <w:lang w:val="ru-RU"/>
            </w:rPr>
          </w:pPr>
          <w:hyperlink w:anchor="_Toc154103796" w:history="1">
            <w:r w:rsidRPr="00727A29">
              <w:rPr>
                <w:rStyle w:val="a7"/>
                <w:b/>
                <w:noProof/>
                <w:sz w:val="24"/>
                <w:szCs w:val="24"/>
              </w:rPr>
              <w:t>1.    Алгоритм быстрого преобразования Уолша-Адамара.</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_Toc154103796 \h </w:instrText>
            </w:r>
            <w:r w:rsidRPr="00727A29">
              <w:rPr>
                <w:b/>
                <w:noProof/>
                <w:webHidden/>
                <w:sz w:val="24"/>
                <w:szCs w:val="24"/>
              </w:rPr>
            </w:r>
            <w:r w:rsidRPr="00727A29">
              <w:rPr>
                <w:b/>
                <w:noProof/>
                <w:webHidden/>
                <w:sz w:val="24"/>
                <w:szCs w:val="24"/>
              </w:rPr>
              <w:fldChar w:fldCharType="separate"/>
            </w:r>
            <w:r>
              <w:rPr>
                <w:b/>
                <w:noProof/>
                <w:webHidden/>
                <w:sz w:val="24"/>
                <w:szCs w:val="24"/>
              </w:rPr>
              <w:t>70</w:t>
            </w:r>
            <w:r w:rsidRPr="00727A29">
              <w:rPr>
                <w:b/>
                <w:noProof/>
                <w:webHidden/>
                <w:sz w:val="24"/>
                <w:szCs w:val="24"/>
              </w:rPr>
              <w:fldChar w:fldCharType="end"/>
            </w:r>
          </w:hyperlink>
        </w:p>
        <w:p w:rsidR="00727A29" w:rsidRPr="00727A29" w:rsidRDefault="00727A29" w:rsidP="00727A29">
          <w:pPr>
            <w:pStyle w:val="10"/>
            <w:tabs>
              <w:tab w:val="right" w:leader="dot" w:pos="10767"/>
            </w:tabs>
            <w:spacing w:after="0" w:line="240" w:lineRule="auto"/>
            <w:rPr>
              <w:rFonts w:eastAsiaTheme="minorEastAsia"/>
              <w:b/>
              <w:noProof/>
              <w:sz w:val="24"/>
              <w:szCs w:val="24"/>
              <w:lang w:val="ru-RU"/>
            </w:rPr>
          </w:pPr>
          <w:hyperlink w:anchor="_Toc154103797" w:history="1">
            <w:r w:rsidRPr="00727A29">
              <w:rPr>
                <w:rStyle w:val="a7"/>
                <w:b/>
                <w:noProof/>
                <w:sz w:val="24"/>
                <w:szCs w:val="24"/>
              </w:rPr>
              <w:t>2.    Алгоритм быстрого преобразования Хаара.</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_Toc154103797 \h </w:instrText>
            </w:r>
            <w:r w:rsidRPr="00727A29">
              <w:rPr>
                <w:b/>
                <w:noProof/>
                <w:webHidden/>
                <w:sz w:val="24"/>
                <w:szCs w:val="24"/>
              </w:rPr>
            </w:r>
            <w:r w:rsidRPr="00727A29">
              <w:rPr>
                <w:b/>
                <w:noProof/>
                <w:webHidden/>
                <w:sz w:val="24"/>
                <w:szCs w:val="24"/>
              </w:rPr>
              <w:fldChar w:fldCharType="separate"/>
            </w:r>
            <w:r>
              <w:rPr>
                <w:b/>
                <w:noProof/>
                <w:webHidden/>
                <w:sz w:val="24"/>
                <w:szCs w:val="24"/>
              </w:rPr>
              <w:t>71</w:t>
            </w:r>
            <w:r w:rsidRPr="00727A29">
              <w:rPr>
                <w:b/>
                <w:noProof/>
                <w:webHidden/>
                <w:sz w:val="24"/>
                <w:szCs w:val="24"/>
              </w:rPr>
              <w:fldChar w:fldCharType="end"/>
            </w:r>
          </w:hyperlink>
        </w:p>
        <w:p w:rsidR="00727A29" w:rsidRPr="00727A29" w:rsidRDefault="00727A29" w:rsidP="00727A29">
          <w:pPr>
            <w:pStyle w:val="10"/>
            <w:tabs>
              <w:tab w:val="right" w:leader="dot" w:pos="10767"/>
            </w:tabs>
            <w:spacing w:after="0" w:line="240" w:lineRule="auto"/>
            <w:rPr>
              <w:rFonts w:eastAsiaTheme="minorEastAsia"/>
              <w:b/>
              <w:noProof/>
              <w:sz w:val="24"/>
              <w:szCs w:val="24"/>
              <w:lang w:val="ru-RU"/>
            </w:rPr>
          </w:pPr>
          <w:hyperlink w:anchor="_Toc154103798" w:history="1">
            <w:r w:rsidRPr="00727A29">
              <w:rPr>
                <w:rStyle w:val="a7"/>
                <w:b/>
                <w:noProof/>
                <w:sz w:val="24"/>
                <w:szCs w:val="24"/>
              </w:rPr>
              <w:t>3.    Амплитудно-временное и частотно-временное представления сигналов</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_Toc154103798 \h </w:instrText>
            </w:r>
            <w:r w:rsidRPr="00727A29">
              <w:rPr>
                <w:b/>
                <w:noProof/>
                <w:webHidden/>
                <w:sz w:val="24"/>
                <w:szCs w:val="24"/>
              </w:rPr>
            </w:r>
            <w:r w:rsidRPr="00727A29">
              <w:rPr>
                <w:b/>
                <w:noProof/>
                <w:webHidden/>
                <w:sz w:val="24"/>
                <w:szCs w:val="24"/>
              </w:rPr>
              <w:fldChar w:fldCharType="separate"/>
            </w:r>
            <w:r>
              <w:rPr>
                <w:b/>
                <w:noProof/>
                <w:webHidden/>
                <w:sz w:val="24"/>
                <w:szCs w:val="24"/>
              </w:rPr>
              <w:t>72</w:t>
            </w:r>
            <w:r w:rsidRPr="00727A29">
              <w:rPr>
                <w:b/>
                <w:noProof/>
                <w:webHidden/>
                <w:sz w:val="24"/>
                <w:szCs w:val="24"/>
              </w:rPr>
              <w:fldChar w:fldCharType="end"/>
            </w:r>
          </w:hyperlink>
        </w:p>
        <w:p w:rsidR="00727A29" w:rsidRPr="00727A29" w:rsidRDefault="00727A29" w:rsidP="00727A29">
          <w:pPr>
            <w:pStyle w:val="10"/>
            <w:tabs>
              <w:tab w:val="right" w:leader="dot" w:pos="10767"/>
            </w:tabs>
            <w:spacing w:after="0" w:line="240" w:lineRule="auto"/>
            <w:rPr>
              <w:rFonts w:eastAsiaTheme="minorEastAsia"/>
              <w:b/>
              <w:noProof/>
              <w:sz w:val="24"/>
              <w:szCs w:val="24"/>
              <w:lang w:val="ru-RU"/>
            </w:rPr>
          </w:pPr>
          <w:hyperlink w:anchor="_Toc154103799" w:history="1">
            <w:r w:rsidRPr="00727A29">
              <w:rPr>
                <w:rStyle w:val="a7"/>
                <w:b/>
                <w:noProof/>
                <w:sz w:val="24"/>
                <w:szCs w:val="24"/>
              </w:rPr>
              <w:t>4.    Вейвлет-функции</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_Toc154103799 \h </w:instrText>
            </w:r>
            <w:r w:rsidRPr="00727A29">
              <w:rPr>
                <w:b/>
                <w:noProof/>
                <w:webHidden/>
                <w:sz w:val="24"/>
                <w:szCs w:val="24"/>
              </w:rPr>
            </w:r>
            <w:r w:rsidRPr="00727A29">
              <w:rPr>
                <w:b/>
                <w:noProof/>
                <w:webHidden/>
                <w:sz w:val="24"/>
                <w:szCs w:val="24"/>
              </w:rPr>
              <w:fldChar w:fldCharType="separate"/>
            </w:r>
            <w:r>
              <w:rPr>
                <w:b/>
                <w:noProof/>
                <w:webHidden/>
                <w:sz w:val="24"/>
                <w:szCs w:val="24"/>
              </w:rPr>
              <w:t>73</w:t>
            </w:r>
            <w:r w:rsidRPr="00727A29">
              <w:rPr>
                <w:b/>
                <w:noProof/>
                <w:webHidden/>
                <w:sz w:val="24"/>
                <w:szCs w:val="24"/>
              </w:rPr>
              <w:fldChar w:fldCharType="end"/>
            </w:r>
          </w:hyperlink>
        </w:p>
        <w:p w:rsidR="00727A29" w:rsidRPr="00727A29" w:rsidRDefault="00727A29" w:rsidP="00727A29">
          <w:pPr>
            <w:pStyle w:val="10"/>
            <w:tabs>
              <w:tab w:val="right" w:leader="dot" w:pos="10767"/>
            </w:tabs>
            <w:spacing w:after="0" w:line="240" w:lineRule="auto"/>
            <w:rPr>
              <w:rFonts w:eastAsiaTheme="minorEastAsia"/>
              <w:b/>
              <w:noProof/>
              <w:sz w:val="24"/>
              <w:szCs w:val="24"/>
              <w:lang w:val="ru-RU"/>
            </w:rPr>
          </w:pPr>
          <w:hyperlink w:anchor="_Toc154103800" w:history="1">
            <w:r w:rsidRPr="00727A29">
              <w:rPr>
                <w:rStyle w:val="a7"/>
                <w:b/>
                <w:noProof/>
                <w:sz w:val="24"/>
                <w:szCs w:val="24"/>
              </w:rPr>
              <w:t>5.    ДПФ и обратное ДПФ.</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_Toc154103800 \h </w:instrText>
            </w:r>
            <w:r w:rsidRPr="00727A29">
              <w:rPr>
                <w:b/>
                <w:noProof/>
                <w:webHidden/>
                <w:sz w:val="24"/>
                <w:szCs w:val="24"/>
              </w:rPr>
            </w:r>
            <w:r w:rsidRPr="00727A29">
              <w:rPr>
                <w:b/>
                <w:noProof/>
                <w:webHidden/>
                <w:sz w:val="24"/>
                <w:szCs w:val="24"/>
              </w:rPr>
              <w:fldChar w:fldCharType="separate"/>
            </w:r>
            <w:r>
              <w:rPr>
                <w:b/>
                <w:noProof/>
                <w:webHidden/>
                <w:sz w:val="24"/>
                <w:szCs w:val="24"/>
              </w:rPr>
              <w:t>74</w:t>
            </w:r>
            <w:r w:rsidRPr="00727A29">
              <w:rPr>
                <w:b/>
                <w:noProof/>
                <w:webHidden/>
                <w:sz w:val="24"/>
                <w:szCs w:val="24"/>
              </w:rPr>
              <w:fldChar w:fldCharType="end"/>
            </w:r>
          </w:hyperlink>
        </w:p>
        <w:p w:rsidR="00727A29" w:rsidRPr="00727A29" w:rsidRDefault="00727A29" w:rsidP="00727A29">
          <w:pPr>
            <w:pStyle w:val="10"/>
            <w:tabs>
              <w:tab w:val="right" w:leader="dot" w:pos="10767"/>
            </w:tabs>
            <w:spacing w:after="0" w:line="240" w:lineRule="auto"/>
            <w:rPr>
              <w:rFonts w:eastAsiaTheme="minorEastAsia"/>
              <w:b/>
              <w:noProof/>
              <w:sz w:val="24"/>
              <w:szCs w:val="24"/>
              <w:lang w:val="ru-RU"/>
            </w:rPr>
          </w:pPr>
          <w:hyperlink w:anchor="_Toc154103801" w:history="1">
            <w:r w:rsidRPr="00727A29">
              <w:rPr>
                <w:rStyle w:val="a7"/>
                <w:b/>
                <w:noProof/>
                <w:sz w:val="24"/>
                <w:szCs w:val="24"/>
              </w:rPr>
              <w:t>6.    Импульсная характеристика. Реакция системы на цифровую дельта-функцию</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_Toc154103801 \h </w:instrText>
            </w:r>
            <w:r w:rsidRPr="00727A29">
              <w:rPr>
                <w:b/>
                <w:noProof/>
                <w:webHidden/>
                <w:sz w:val="24"/>
                <w:szCs w:val="24"/>
              </w:rPr>
            </w:r>
            <w:r w:rsidRPr="00727A29">
              <w:rPr>
                <w:b/>
                <w:noProof/>
                <w:webHidden/>
                <w:sz w:val="24"/>
                <w:szCs w:val="24"/>
              </w:rPr>
              <w:fldChar w:fldCharType="separate"/>
            </w:r>
            <w:r>
              <w:rPr>
                <w:b/>
                <w:noProof/>
                <w:webHidden/>
                <w:sz w:val="24"/>
                <w:szCs w:val="24"/>
              </w:rPr>
              <w:t>75</w:t>
            </w:r>
            <w:r w:rsidRPr="00727A29">
              <w:rPr>
                <w:b/>
                <w:noProof/>
                <w:webHidden/>
                <w:sz w:val="24"/>
                <w:szCs w:val="24"/>
              </w:rPr>
              <w:fldChar w:fldCharType="end"/>
            </w:r>
          </w:hyperlink>
        </w:p>
        <w:p w:rsidR="00727A29" w:rsidRPr="00727A29" w:rsidRDefault="00727A29" w:rsidP="00727A29">
          <w:pPr>
            <w:pStyle w:val="10"/>
            <w:tabs>
              <w:tab w:val="right" w:leader="dot" w:pos="10767"/>
            </w:tabs>
            <w:spacing w:after="0" w:line="240" w:lineRule="auto"/>
            <w:rPr>
              <w:rFonts w:eastAsiaTheme="minorEastAsia"/>
              <w:b/>
              <w:noProof/>
              <w:sz w:val="24"/>
              <w:szCs w:val="24"/>
              <w:lang w:val="ru-RU"/>
            </w:rPr>
          </w:pPr>
          <w:hyperlink w:anchor="_Toc154103802" w:history="1">
            <w:r w:rsidRPr="00727A29">
              <w:rPr>
                <w:rStyle w:val="a7"/>
                <w:b/>
                <w:noProof/>
                <w:sz w:val="24"/>
                <w:szCs w:val="24"/>
              </w:rPr>
              <w:t>7.    Исследование сигнала: преобразование Фурье, оконное преобразование Фурье, вейвлет-преобразование</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_Toc154103802 \h </w:instrText>
            </w:r>
            <w:r w:rsidRPr="00727A29">
              <w:rPr>
                <w:b/>
                <w:noProof/>
                <w:webHidden/>
                <w:sz w:val="24"/>
                <w:szCs w:val="24"/>
              </w:rPr>
            </w:r>
            <w:r w:rsidRPr="00727A29">
              <w:rPr>
                <w:b/>
                <w:noProof/>
                <w:webHidden/>
                <w:sz w:val="24"/>
                <w:szCs w:val="24"/>
              </w:rPr>
              <w:fldChar w:fldCharType="separate"/>
            </w:r>
            <w:r>
              <w:rPr>
                <w:b/>
                <w:noProof/>
                <w:webHidden/>
                <w:sz w:val="24"/>
                <w:szCs w:val="24"/>
              </w:rPr>
              <w:t>76</w:t>
            </w:r>
            <w:r w:rsidRPr="00727A29">
              <w:rPr>
                <w:b/>
                <w:noProof/>
                <w:webHidden/>
                <w:sz w:val="24"/>
                <w:szCs w:val="24"/>
              </w:rPr>
              <w:fldChar w:fldCharType="end"/>
            </w:r>
          </w:hyperlink>
        </w:p>
        <w:p w:rsidR="00727A29" w:rsidRPr="00727A29" w:rsidRDefault="00727A29" w:rsidP="00727A29">
          <w:pPr>
            <w:pStyle w:val="10"/>
            <w:tabs>
              <w:tab w:val="right" w:leader="dot" w:pos="10767"/>
            </w:tabs>
            <w:spacing w:after="0" w:line="240" w:lineRule="auto"/>
            <w:rPr>
              <w:rFonts w:eastAsiaTheme="minorEastAsia"/>
              <w:b/>
              <w:noProof/>
              <w:sz w:val="24"/>
              <w:szCs w:val="24"/>
              <w:lang w:val="ru-RU"/>
            </w:rPr>
          </w:pPr>
          <w:hyperlink w:anchor="_Toc154103803" w:history="1">
            <w:r w:rsidRPr="00727A29">
              <w:rPr>
                <w:rStyle w:val="a7"/>
                <w:b/>
                <w:noProof/>
                <w:sz w:val="24"/>
                <w:szCs w:val="24"/>
              </w:rPr>
              <w:t>8.    Низкочастотные, высокочастотные, полосовые и режекторные фильтры: основные типы АЧХ, подходы к проектированию</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_Toc154103803 \h </w:instrText>
            </w:r>
            <w:r w:rsidRPr="00727A29">
              <w:rPr>
                <w:b/>
                <w:noProof/>
                <w:webHidden/>
                <w:sz w:val="24"/>
                <w:szCs w:val="24"/>
              </w:rPr>
            </w:r>
            <w:r w:rsidRPr="00727A29">
              <w:rPr>
                <w:b/>
                <w:noProof/>
                <w:webHidden/>
                <w:sz w:val="24"/>
                <w:szCs w:val="24"/>
              </w:rPr>
              <w:fldChar w:fldCharType="separate"/>
            </w:r>
            <w:r>
              <w:rPr>
                <w:b/>
                <w:noProof/>
                <w:webHidden/>
                <w:sz w:val="24"/>
                <w:szCs w:val="24"/>
              </w:rPr>
              <w:t>77</w:t>
            </w:r>
            <w:r w:rsidRPr="00727A29">
              <w:rPr>
                <w:b/>
                <w:noProof/>
                <w:webHidden/>
                <w:sz w:val="24"/>
                <w:szCs w:val="24"/>
              </w:rPr>
              <w:fldChar w:fldCharType="end"/>
            </w:r>
          </w:hyperlink>
        </w:p>
        <w:p w:rsidR="00727A29" w:rsidRPr="00727A29" w:rsidRDefault="00727A29" w:rsidP="00727A29">
          <w:pPr>
            <w:pStyle w:val="10"/>
            <w:tabs>
              <w:tab w:val="right" w:leader="dot" w:pos="10767"/>
            </w:tabs>
            <w:spacing w:after="0" w:line="240" w:lineRule="auto"/>
            <w:rPr>
              <w:rFonts w:eastAsiaTheme="minorEastAsia"/>
              <w:b/>
              <w:noProof/>
              <w:sz w:val="24"/>
              <w:szCs w:val="24"/>
              <w:lang w:val="ru-RU"/>
            </w:rPr>
          </w:pPr>
          <w:hyperlink w:anchor="_Toc154103804" w:history="1">
            <w:r w:rsidRPr="00727A29">
              <w:rPr>
                <w:rStyle w:val="a7"/>
                <w:b/>
                <w:noProof/>
                <w:sz w:val="24"/>
                <w:szCs w:val="24"/>
              </w:rPr>
              <w:t>9.    Операции свертка и корреляция. Свойства свертки</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_Toc154103804 \h </w:instrText>
            </w:r>
            <w:r w:rsidRPr="00727A29">
              <w:rPr>
                <w:b/>
                <w:noProof/>
                <w:webHidden/>
                <w:sz w:val="24"/>
                <w:szCs w:val="24"/>
              </w:rPr>
            </w:r>
            <w:r w:rsidRPr="00727A29">
              <w:rPr>
                <w:b/>
                <w:noProof/>
                <w:webHidden/>
                <w:sz w:val="24"/>
                <w:szCs w:val="24"/>
              </w:rPr>
              <w:fldChar w:fldCharType="separate"/>
            </w:r>
            <w:r>
              <w:rPr>
                <w:b/>
                <w:noProof/>
                <w:webHidden/>
                <w:sz w:val="24"/>
                <w:szCs w:val="24"/>
              </w:rPr>
              <w:t>78</w:t>
            </w:r>
            <w:r w:rsidRPr="00727A29">
              <w:rPr>
                <w:b/>
                <w:noProof/>
                <w:webHidden/>
                <w:sz w:val="24"/>
                <w:szCs w:val="24"/>
              </w:rPr>
              <w:fldChar w:fldCharType="end"/>
            </w:r>
          </w:hyperlink>
        </w:p>
        <w:p w:rsidR="00727A29" w:rsidRPr="00727A29" w:rsidRDefault="00727A29" w:rsidP="00727A29">
          <w:pPr>
            <w:pStyle w:val="10"/>
            <w:tabs>
              <w:tab w:val="right" w:leader="dot" w:pos="10767"/>
            </w:tabs>
            <w:spacing w:after="0" w:line="240" w:lineRule="auto"/>
            <w:rPr>
              <w:rFonts w:eastAsiaTheme="minorEastAsia"/>
              <w:b/>
              <w:noProof/>
              <w:sz w:val="24"/>
              <w:szCs w:val="24"/>
              <w:lang w:val="ru-RU"/>
            </w:rPr>
          </w:pPr>
          <w:hyperlink w:anchor="_Toc154103805" w:history="1">
            <w:r w:rsidRPr="00727A29">
              <w:rPr>
                <w:rStyle w:val="a7"/>
                <w:b/>
                <w:noProof/>
                <w:sz w:val="24"/>
                <w:szCs w:val="24"/>
              </w:rPr>
              <w:t>10. Основные свойства цифрового процессора обработки сигналов</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_Toc154103805 \h </w:instrText>
            </w:r>
            <w:r w:rsidRPr="00727A29">
              <w:rPr>
                <w:b/>
                <w:noProof/>
                <w:webHidden/>
                <w:sz w:val="24"/>
                <w:szCs w:val="24"/>
              </w:rPr>
            </w:r>
            <w:r w:rsidRPr="00727A29">
              <w:rPr>
                <w:b/>
                <w:noProof/>
                <w:webHidden/>
                <w:sz w:val="24"/>
                <w:szCs w:val="24"/>
              </w:rPr>
              <w:fldChar w:fldCharType="separate"/>
            </w:r>
            <w:r>
              <w:rPr>
                <w:b/>
                <w:noProof/>
                <w:webHidden/>
                <w:sz w:val="24"/>
                <w:szCs w:val="24"/>
              </w:rPr>
              <w:t>79</w:t>
            </w:r>
            <w:r w:rsidRPr="00727A29">
              <w:rPr>
                <w:b/>
                <w:noProof/>
                <w:webHidden/>
                <w:sz w:val="24"/>
                <w:szCs w:val="24"/>
              </w:rPr>
              <w:fldChar w:fldCharType="end"/>
            </w:r>
          </w:hyperlink>
        </w:p>
        <w:p w:rsidR="00727A29" w:rsidRPr="00727A29" w:rsidRDefault="00727A29" w:rsidP="00727A29">
          <w:pPr>
            <w:pStyle w:val="10"/>
            <w:tabs>
              <w:tab w:val="right" w:leader="dot" w:pos="10767"/>
            </w:tabs>
            <w:spacing w:after="0" w:line="240" w:lineRule="auto"/>
            <w:rPr>
              <w:rFonts w:eastAsiaTheme="minorEastAsia"/>
              <w:b/>
              <w:noProof/>
              <w:sz w:val="24"/>
              <w:szCs w:val="24"/>
              <w:lang w:val="ru-RU"/>
            </w:rPr>
          </w:pPr>
          <w:hyperlink w:anchor="_Toc154103806" w:history="1">
            <w:r w:rsidRPr="00727A29">
              <w:rPr>
                <w:rStyle w:val="a7"/>
                <w:b/>
                <w:noProof/>
                <w:sz w:val="24"/>
                <w:szCs w:val="24"/>
              </w:rPr>
              <w:t>11. Особенности ЦОС, влияющие на элементную базу</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_Toc154103806 \h </w:instrText>
            </w:r>
            <w:r w:rsidRPr="00727A29">
              <w:rPr>
                <w:b/>
                <w:noProof/>
                <w:webHidden/>
                <w:sz w:val="24"/>
                <w:szCs w:val="24"/>
              </w:rPr>
            </w:r>
            <w:r w:rsidRPr="00727A29">
              <w:rPr>
                <w:b/>
                <w:noProof/>
                <w:webHidden/>
                <w:sz w:val="24"/>
                <w:szCs w:val="24"/>
              </w:rPr>
              <w:fldChar w:fldCharType="separate"/>
            </w:r>
            <w:r>
              <w:rPr>
                <w:b/>
                <w:noProof/>
                <w:webHidden/>
                <w:sz w:val="24"/>
                <w:szCs w:val="24"/>
              </w:rPr>
              <w:t>80</w:t>
            </w:r>
            <w:r w:rsidRPr="00727A29">
              <w:rPr>
                <w:b/>
                <w:noProof/>
                <w:webHidden/>
                <w:sz w:val="24"/>
                <w:szCs w:val="24"/>
              </w:rPr>
              <w:fldChar w:fldCharType="end"/>
            </w:r>
          </w:hyperlink>
        </w:p>
        <w:p w:rsidR="00727A29" w:rsidRPr="00727A29" w:rsidRDefault="00727A29" w:rsidP="00727A29">
          <w:pPr>
            <w:pStyle w:val="10"/>
            <w:tabs>
              <w:tab w:val="right" w:leader="dot" w:pos="10767"/>
            </w:tabs>
            <w:spacing w:after="0" w:line="240" w:lineRule="auto"/>
            <w:rPr>
              <w:rFonts w:eastAsiaTheme="minorEastAsia"/>
              <w:b/>
              <w:noProof/>
              <w:sz w:val="24"/>
              <w:szCs w:val="24"/>
              <w:lang w:val="ru-RU"/>
            </w:rPr>
          </w:pPr>
          <w:hyperlink w:anchor="_Toc154103807" w:history="1">
            <w:r w:rsidRPr="00727A29">
              <w:rPr>
                <w:rStyle w:val="a7"/>
                <w:b/>
                <w:noProof/>
                <w:sz w:val="24"/>
                <w:szCs w:val="24"/>
              </w:rPr>
              <w:t>12. Периодограмма</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_Toc154103807 \h </w:instrText>
            </w:r>
            <w:r w:rsidRPr="00727A29">
              <w:rPr>
                <w:b/>
                <w:noProof/>
                <w:webHidden/>
                <w:sz w:val="24"/>
                <w:szCs w:val="24"/>
              </w:rPr>
            </w:r>
            <w:r w:rsidRPr="00727A29">
              <w:rPr>
                <w:b/>
                <w:noProof/>
                <w:webHidden/>
                <w:sz w:val="24"/>
                <w:szCs w:val="24"/>
              </w:rPr>
              <w:fldChar w:fldCharType="separate"/>
            </w:r>
            <w:r>
              <w:rPr>
                <w:b/>
                <w:noProof/>
                <w:webHidden/>
                <w:sz w:val="24"/>
                <w:szCs w:val="24"/>
              </w:rPr>
              <w:t>81</w:t>
            </w:r>
            <w:r w:rsidRPr="00727A29">
              <w:rPr>
                <w:b/>
                <w:noProof/>
                <w:webHidden/>
                <w:sz w:val="24"/>
                <w:szCs w:val="24"/>
              </w:rPr>
              <w:fldChar w:fldCharType="end"/>
            </w:r>
          </w:hyperlink>
        </w:p>
        <w:p w:rsidR="00727A29" w:rsidRPr="00727A29" w:rsidRDefault="00727A29" w:rsidP="00727A29">
          <w:pPr>
            <w:pStyle w:val="10"/>
            <w:tabs>
              <w:tab w:val="right" w:leader="dot" w:pos="10767"/>
            </w:tabs>
            <w:spacing w:after="0" w:line="240" w:lineRule="auto"/>
            <w:rPr>
              <w:rFonts w:eastAsiaTheme="minorEastAsia"/>
              <w:b/>
              <w:noProof/>
              <w:sz w:val="24"/>
              <w:szCs w:val="24"/>
              <w:lang w:val="ru-RU"/>
            </w:rPr>
          </w:pPr>
          <w:hyperlink w:anchor="_Toc154103808" w:history="1">
            <w:r w:rsidRPr="00727A29">
              <w:rPr>
                <w:rStyle w:val="a7"/>
                <w:b/>
                <w:noProof/>
                <w:sz w:val="24"/>
                <w:szCs w:val="24"/>
              </w:rPr>
              <w:t>13. Понятие «сигнал». Основные типы сигналов</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_Toc154103808 \h </w:instrText>
            </w:r>
            <w:r w:rsidRPr="00727A29">
              <w:rPr>
                <w:b/>
                <w:noProof/>
                <w:webHidden/>
                <w:sz w:val="24"/>
                <w:szCs w:val="24"/>
              </w:rPr>
            </w:r>
            <w:r w:rsidRPr="00727A29">
              <w:rPr>
                <w:b/>
                <w:noProof/>
                <w:webHidden/>
                <w:sz w:val="24"/>
                <w:szCs w:val="24"/>
              </w:rPr>
              <w:fldChar w:fldCharType="separate"/>
            </w:r>
            <w:r>
              <w:rPr>
                <w:b/>
                <w:noProof/>
                <w:webHidden/>
                <w:sz w:val="24"/>
                <w:szCs w:val="24"/>
              </w:rPr>
              <w:t>82</w:t>
            </w:r>
            <w:r w:rsidRPr="00727A29">
              <w:rPr>
                <w:b/>
                <w:noProof/>
                <w:webHidden/>
                <w:sz w:val="24"/>
                <w:szCs w:val="24"/>
              </w:rPr>
              <w:fldChar w:fldCharType="end"/>
            </w:r>
          </w:hyperlink>
        </w:p>
        <w:p w:rsidR="00727A29" w:rsidRPr="00727A29" w:rsidRDefault="00727A29" w:rsidP="00727A29">
          <w:pPr>
            <w:pStyle w:val="10"/>
            <w:tabs>
              <w:tab w:val="right" w:leader="dot" w:pos="10767"/>
            </w:tabs>
            <w:spacing w:after="0" w:line="240" w:lineRule="auto"/>
            <w:rPr>
              <w:rFonts w:eastAsiaTheme="minorEastAsia"/>
              <w:b/>
              <w:noProof/>
              <w:sz w:val="24"/>
              <w:szCs w:val="24"/>
              <w:lang w:val="ru-RU"/>
            </w:rPr>
          </w:pPr>
          <w:hyperlink w:anchor="_Toc154103809" w:history="1">
            <w:r w:rsidRPr="00727A29">
              <w:rPr>
                <w:rStyle w:val="a7"/>
                <w:b/>
                <w:noProof/>
                <w:sz w:val="24"/>
                <w:szCs w:val="24"/>
              </w:rPr>
              <w:t>14. Преобразование Уолша-Адамара, основные свойства.</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_Toc154103809 \h </w:instrText>
            </w:r>
            <w:r w:rsidRPr="00727A29">
              <w:rPr>
                <w:b/>
                <w:noProof/>
                <w:webHidden/>
                <w:sz w:val="24"/>
                <w:szCs w:val="24"/>
              </w:rPr>
            </w:r>
            <w:r w:rsidRPr="00727A29">
              <w:rPr>
                <w:b/>
                <w:noProof/>
                <w:webHidden/>
                <w:sz w:val="24"/>
                <w:szCs w:val="24"/>
              </w:rPr>
              <w:fldChar w:fldCharType="separate"/>
            </w:r>
            <w:r>
              <w:rPr>
                <w:b/>
                <w:noProof/>
                <w:webHidden/>
                <w:sz w:val="24"/>
                <w:szCs w:val="24"/>
              </w:rPr>
              <w:t>83</w:t>
            </w:r>
            <w:r w:rsidRPr="00727A29">
              <w:rPr>
                <w:b/>
                <w:noProof/>
                <w:webHidden/>
                <w:sz w:val="24"/>
                <w:szCs w:val="24"/>
              </w:rPr>
              <w:fldChar w:fldCharType="end"/>
            </w:r>
          </w:hyperlink>
        </w:p>
        <w:p w:rsidR="00727A29" w:rsidRPr="00727A29" w:rsidRDefault="00727A29" w:rsidP="00727A29">
          <w:pPr>
            <w:pStyle w:val="10"/>
            <w:tabs>
              <w:tab w:val="right" w:leader="dot" w:pos="10767"/>
            </w:tabs>
            <w:spacing w:after="0" w:line="240" w:lineRule="auto"/>
            <w:rPr>
              <w:rFonts w:eastAsiaTheme="minorEastAsia"/>
              <w:b/>
              <w:noProof/>
              <w:sz w:val="24"/>
              <w:szCs w:val="24"/>
              <w:lang w:val="ru-RU"/>
            </w:rPr>
          </w:pPr>
          <w:hyperlink w:anchor="_Toc154103810" w:history="1">
            <w:r w:rsidRPr="00727A29">
              <w:rPr>
                <w:rStyle w:val="a7"/>
                <w:b/>
                <w:noProof/>
                <w:sz w:val="24"/>
                <w:szCs w:val="24"/>
              </w:rPr>
              <w:t>15. Проблема выборки. Теорема Котельникова</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_Toc154103810 \h </w:instrText>
            </w:r>
            <w:r w:rsidRPr="00727A29">
              <w:rPr>
                <w:b/>
                <w:noProof/>
                <w:webHidden/>
                <w:sz w:val="24"/>
                <w:szCs w:val="24"/>
              </w:rPr>
            </w:r>
            <w:r w:rsidRPr="00727A29">
              <w:rPr>
                <w:b/>
                <w:noProof/>
                <w:webHidden/>
                <w:sz w:val="24"/>
                <w:szCs w:val="24"/>
              </w:rPr>
              <w:fldChar w:fldCharType="separate"/>
            </w:r>
            <w:r>
              <w:rPr>
                <w:b/>
                <w:noProof/>
                <w:webHidden/>
                <w:sz w:val="24"/>
                <w:szCs w:val="24"/>
              </w:rPr>
              <w:t>84</w:t>
            </w:r>
            <w:r w:rsidRPr="00727A29">
              <w:rPr>
                <w:b/>
                <w:noProof/>
                <w:webHidden/>
                <w:sz w:val="24"/>
                <w:szCs w:val="24"/>
              </w:rPr>
              <w:fldChar w:fldCharType="end"/>
            </w:r>
          </w:hyperlink>
        </w:p>
        <w:p w:rsidR="00727A29" w:rsidRPr="00727A29" w:rsidRDefault="00727A29" w:rsidP="00727A29">
          <w:pPr>
            <w:pStyle w:val="10"/>
            <w:tabs>
              <w:tab w:val="right" w:leader="dot" w:pos="10767"/>
            </w:tabs>
            <w:spacing w:after="0" w:line="240" w:lineRule="auto"/>
            <w:rPr>
              <w:rFonts w:eastAsiaTheme="minorEastAsia"/>
              <w:b/>
              <w:noProof/>
              <w:sz w:val="24"/>
              <w:szCs w:val="24"/>
              <w:lang w:val="ru-RU"/>
            </w:rPr>
          </w:pPr>
          <w:hyperlink w:anchor="_Toc154103811" w:history="1">
            <w:r w:rsidRPr="00727A29">
              <w:rPr>
                <w:rStyle w:val="a7"/>
                <w:b/>
                <w:noProof/>
                <w:sz w:val="24"/>
                <w:szCs w:val="24"/>
              </w:rPr>
              <w:t>16. Реальное время</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_Toc154103811 \h </w:instrText>
            </w:r>
            <w:r w:rsidRPr="00727A29">
              <w:rPr>
                <w:b/>
                <w:noProof/>
                <w:webHidden/>
                <w:sz w:val="24"/>
                <w:szCs w:val="24"/>
              </w:rPr>
            </w:r>
            <w:r w:rsidRPr="00727A29">
              <w:rPr>
                <w:b/>
                <w:noProof/>
                <w:webHidden/>
                <w:sz w:val="24"/>
                <w:szCs w:val="24"/>
              </w:rPr>
              <w:fldChar w:fldCharType="separate"/>
            </w:r>
            <w:r>
              <w:rPr>
                <w:b/>
                <w:noProof/>
                <w:webHidden/>
                <w:sz w:val="24"/>
                <w:szCs w:val="24"/>
              </w:rPr>
              <w:t>85</w:t>
            </w:r>
            <w:r w:rsidRPr="00727A29">
              <w:rPr>
                <w:b/>
                <w:noProof/>
                <w:webHidden/>
                <w:sz w:val="24"/>
                <w:szCs w:val="24"/>
              </w:rPr>
              <w:fldChar w:fldCharType="end"/>
            </w:r>
          </w:hyperlink>
        </w:p>
        <w:p w:rsidR="00727A29" w:rsidRPr="00727A29" w:rsidRDefault="00727A29" w:rsidP="00727A29">
          <w:pPr>
            <w:pStyle w:val="10"/>
            <w:tabs>
              <w:tab w:val="right" w:leader="dot" w:pos="10767"/>
            </w:tabs>
            <w:spacing w:after="0" w:line="240" w:lineRule="auto"/>
            <w:rPr>
              <w:rFonts w:eastAsiaTheme="minorEastAsia"/>
              <w:b/>
              <w:noProof/>
              <w:sz w:val="24"/>
              <w:szCs w:val="24"/>
              <w:lang w:val="ru-RU"/>
            </w:rPr>
          </w:pPr>
          <w:hyperlink w:anchor="_Toc154103812" w:history="1">
            <w:r w:rsidRPr="00727A29">
              <w:rPr>
                <w:rStyle w:val="a7"/>
                <w:b/>
                <w:noProof/>
                <w:sz w:val="24"/>
                <w:szCs w:val="24"/>
              </w:rPr>
              <w:t>17. Системы функций Радемахера, Уолша.</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_Toc154103812 \h </w:instrText>
            </w:r>
            <w:r w:rsidRPr="00727A29">
              <w:rPr>
                <w:b/>
                <w:noProof/>
                <w:webHidden/>
                <w:sz w:val="24"/>
                <w:szCs w:val="24"/>
              </w:rPr>
            </w:r>
            <w:r w:rsidRPr="00727A29">
              <w:rPr>
                <w:b/>
                <w:noProof/>
                <w:webHidden/>
                <w:sz w:val="24"/>
                <w:szCs w:val="24"/>
              </w:rPr>
              <w:fldChar w:fldCharType="separate"/>
            </w:r>
            <w:r>
              <w:rPr>
                <w:b/>
                <w:noProof/>
                <w:webHidden/>
                <w:sz w:val="24"/>
                <w:szCs w:val="24"/>
              </w:rPr>
              <w:t>86</w:t>
            </w:r>
            <w:r w:rsidRPr="00727A29">
              <w:rPr>
                <w:b/>
                <w:noProof/>
                <w:webHidden/>
                <w:sz w:val="24"/>
                <w:szCs w:val="24"/>
              </w:rPr>
              <w:fldChar w:fldCharType="end"/>
            </w:r>
          </w:hyperlink>
        </w:p>
        <w:p w:rsidR="00727A29" w:rsidRPr="00727A29" w:rsidRDefault="00727A29" w:rsidP="00727A29">
          <w:pPr>
            <w:pStyle w:val="10"/>
            <w:tabs>
              <w:tab w:val="right" w:leader="dot" w:pos="10767"/>
            </w:tabs>
            <w:spacing w:after="0" w:line="240" w:lineRule="auto"/>
            <w:rPr>
              <w:rFonts w:eastAsiaTheme="minorEastAsia"/>
              <w:b/>
              <w:noProof/>
              <w:sz w:val="24"/>
              <w:szCs w:val="24"/>
              <w:lang w:val="ru-RU"/>
            </w:rPr>
          </w:pPr>
          <w:hyperlink w:anchor="_Toc154103813" w:history="1">
            <w:r w:rsidRPr="00727A29">
              <w:rPr>
                <w:rStyle w:val="a7"/>
                <w:b/>
                <w:noProof/>
                <w:sz w:val="24"/>
                <w:szCs w:val="24"/>
              </w:rPr>
              <w:t>18. Спектральная плотность мощности</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_Toc154103813 \h </w:instrText>
            </w:r>
            <w:r w:rsidRPr="00727A29">
              <w:rPr>
                <w:b/>
                <w:noProof/>
                <w:webHidden/>
                <w:sz w:val="24"/>
                <w:szCs w:val="24"/>
              </w:rPr>
            </w:r>
            <w:r w:rsidRPr="00727A29">
              <w:rPr>
                <w:b/>
                <w:noProof/>
                <w:webHidden/>
                <w:sz w:val="24"/>
                <w:szCs w:val="24"/>
              </w:rPr>
              <w:fldChar w:fldCharType="separate"/>
            </w:r>
            <w:r>
              <w:rPr>
                <w:b/>
                <w:noProof/>
                <w:webHidden/>
                <w:sz w:val="24"/>
                <w:szCs w:val="24"/>
              </w:rPr>
              <w:t>87</w:t>
            </w:r>
            <w:r w:rsidRPr="00727A29">
              <w:rPr>
                <w:b/>
                <w:noProof/>
                <w:webHidden/>
                <w:sz w:val="24"/>
                <w:szCs w:val="24"/>
              </w:rPr>
              <w:fldChar w:fldCharType="end"/>
            </w:r>
          </w:hyperlink>
        </w:p>
        <w:p w:rsidR="00727A29" w:rsidRPr="00727A29" w:rsidRDefault="00727A29" w:rsidP="00727A29">
          <w:pPr>
            <w:pStyle w:val="10"/>
            <w:tabs>
              <w:tab w:val="right" w:leader="dot" w:pos="10767"/>
            </w:tabs>
            <w:spacing w:after="0" w:line="240" w:lineRule="auto"/>
            <w:rPr>
              <w:rFonts w:eastAsiaTheme="minorEastAsia"/>
              <w:b/>
              <w:noProof/>
              <w:sz w:val="24"/>
              <w:szCs w:val="24"/>
              <w:lang w:val="ru-RU"/>
            </w:rPr>
          </w:pPr>
          <w:hyperlink w:anchor="_Toc154103814" w:history="1">
            <w:r w:rsidRPr="00727A29">
              <w:rPr>
                <w:rStyle w:val="a7"/>
                <w:b/>
                <w:noProof/>
                <w:sz w:val="24"/>
                <w:szCs w:val="24"/>
              </w:rPr>
              <w:t>19. Спектральная плотность энергии</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_Toc154103814 \h </w:instrText>
            </w:r>
            <w:r w:rsidRPr="00727A29">
              <w:rPr>
                <w:b/>
                <w:noProof/>
                <w:webHidden/>
                <w:sz w:val="24"/>
                <w:szCs w:val="24"/>
              </w:rPr>
            </w:r>
            <w:r w:rsidRPr="00727A29">
              <w:rPr>
                <w:b/>
                <w:noProof/>
                <w:webHidden/>
                <w:sz w:val="24"/>
                <w:szCs w:val="24"/>
              </w:rPr>
              <w:fldChar w:fldCharType="separate"/>
            </w:r>
            <w:r>
              <w:rPr>
                <w:b/>
                <w:noProof/>
                <w:webHidden/>
                <w:sz w:val="24"/>
                <w:szCs w:val="24"/>
              </w:rPr>
              <w:t>88</w:t>
            </w:r>
            <w:r w:rsidRPr="00727A29">
              <w:rPr>
                <w:b/>
                <w:noProof/>
                <w:webHidden/>
                <w:sz w:val="24"/>
                <w:szCs w:val="24"/>
              </w:rPr>
              <w:fldChar w:fldCharType="end"/>
            </w:r>
          </w:hyperlink>
        </w:p>
        <w:p w:rsidR="00727A29" w:rsidRPr="00727A29" w:rsidRDefault="00727A29" w:rsidP="00727A29">
          <w:pPr>
            <w:pStyle w:val="10"/>
            <w:tabs>
              <w:tab w:val="right" w:leader="dot" w:pos="10767"/>
            </w:tabs>
            <w:spacing w:after="0" w:line="240" w:lineRule="auto"/>
            <w:rPr>
              <w:rFonts w:eastAsiaTheme="minorEastAsia"/>
              <w:b/>
              <w:noProof/>
              <w:sz w:val="24"/>
              <w:szCs w:val="24"/>
              <w:lang w:val="ru-RU"/>
            </w:rPr>
          </w:pPr>
          <w:hyperlink w:anchor="_Toc154103815" w:history="1">
            <w:r w:rsidRPr="00727A29">
              <w:rPr>
                <w:rStyle w:val="a7"/>
                <w:b/>
                <w:noProof/>
                <w:sz w:val="24"/>
                <w:szCs w:val="24"/>
              </w:rPr>
              <w:t>20. Способы реализации алгоритмов ЦОС: достоинства и недостатки</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_Toc154103815 \h </w:instrText>
            </w:r>
            <w:r w:rsidRPr="00727A29">
              <w:rPr>
                <w:b/>
                <w:noProof/>
                <w:webHidden/>
                <w:sz w:val="24"/>
                <w:szCs w:val="24"/>
              </w:rPr>
            </w:r>
            <w:r w:rsidRPr="00727A29">
              <w:rPr>
                <w:b/>
                <w:noProof/>
                <w:webHidden/>
                <w:sz w:val="24"/>
                <w:szCs w:val="24"/>
              </w:rPr>
              <w:fldChar w:fldCharType="separate"/>
            </w:r>
            <w:r>
              <w:rPr>
                <w:b/>
                <w:noProof/>
                <w:webHidden/>
                <w:sz w:val="24"/>
                <w:szCs w:val="24"/>
              </w:rPr>
              <w:t>89</w:t>
            </w:r>
            <w:r w:rsidRPr="00727A29">
              <w:rPr>
                <w:b/>
                <w:noProof/>
                <w:webHidden/>
                <w:sz w:val="24"/>
                <w:szCs w:val="24"/>
              </w:rPr>
              <w:fldChar w:fldCharType="end"/>
            </w:r>
          </w:hyperlink>
        </w:p>
        <w:p w:rsidR="00727A29" w:rsidRPr="00727A29" w:rsidRDefault="00727A29" w:rsidP="00727A29">
          <w:pPr>
            <w:pStyle w:val="10"/>
            <w:tabs>
              <w:tab w:val="right" w:leader="dot" w:pos="10767"/>
            </w:tabs>
            <w:spacing w:after="0" w:line="240" w:lineRule="auto"/>
            <w:rPr>
              <w:rFonts w:eastAsiaTheme="minorEastAsia"/>
              <w:b/>
              <w:noProof/>
              <w:sz w:val="24"/>
              <w:szCs w:val="24"/>
              <w:lang w:val="ru-RU"/>
            </w:rPr>
          </w:pPr>
          <w:hyperlink w:anchor="_Toc154103816" w:history="1">
            <w:r w:rsidRPr="00727A29">
              <w:rPr>
                <w:rStyle w:val="a7"/>
                <w:b/>
                <w:noProof/>
                <w:sz w:val="24"/>
                <w:szCs w:val="24"/>
              </w:rPr>
              <w:t>21. Структура бабочек БПФ по основанию 2.</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_Toc154103816 \h </w:instrText>
            </w:r>
            <w:r w:rsidRPr="00727A29">
              <w:rPr>
                <w:b/>
                <w:noProof/>
                <w:webHidden/>
                <w:sz w:val="24"/>
                <w:szCs w:val="24"/>
              </w:rPr>
            </w:r>
            <w:r w:rsidRPr="00727A29">
              <w:rPr>
                <w:b/>
                <w:noProof/>
                <w:webHidden/>
                <w:sz w:val="24"/>
                <w:szCs w:val="24"/>
              </w:rPr>
              <w:fldChar w:fldCharType="separate"/>
            </w:r>
            <w:r>
              <w:rPr>
                <w:b/>
                <w:noProof/>
                <w:webHidden/>
                <w:sz w:val="24"/>
                <w:szCs w:val="24"/>
              </w:rPr>
              <w:t>90</w:t>
            </w:r>
            <w:r w:rsidRPr="00727A29">
              <w:rPr>
                <w:b/>
                <w:noProof/>
                <w:webHidden/>
                <w:sz w:val="24"/>
                <w:szCs w:val="24"/>
              </w:rPr>
              <w:fldChar w:fldCharType="end"/>
            </w:r>
          </w:hyperlink>
        </w:p>
        <w:p w:rsidR="00727A29" w:rsidRPr="00727A29" w:rsidRDefault="00727A29" w:rsidP="00727A29">
          <w:pPr>
            <w:pStyle w:val="10"/>
            <w:tabs>
              <w:tab w:val="right" w:leader="dot" w:pos="10767"/>
            </w:tabs>
            <w:spacing w:after="0" w:line="240" w:lineRule="auto"/>
            <w:rPr>
              <w:rFonts w:eastAsiaTheme="minorEastAsia"/>
              <w:b/>
              <w:noProof/>
              <w:sz w:val="24"/>
              <w:szCs w:val="24"/>
              <w:lang w:val="ru-RU"/>
            </w:rPr>
          </w:pPr>
          <w:hyperlink w:anchor="_Toc154103817" w:history="1">
            <w:r w:rsidRPr="00727A29">
              <w:rPr>
                <w:rStyle w:val="a7"/>
                <w:b/>
                <w:noProof/>
                <w:sz w:val="24"/>
                <w:szCs w:val="24"/>
              </w:rPr>
              <w:t>22. Теорема свертки. Теорема корреляции</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_Toc154103817 \h </w:instrText>
            </w:r>
            <w:r w:rsidRPr="00727A29">
              <w:rPr>
                <w:b/>
                <w:noProof/>
                <w:webHidden/>
                <w:sz w:val="24"/>
                <w:szCs w:val="24"/>
              </w:rPr>
            </w:r>
            <w:r w:rsidRPr="00727A29">
              <w:rPr>
                <w:b/>
                <w:noProof/>
                <w:webHidden/>
                <w:sz w:val="24"/>
                <w:szCs w:val="24"/>
              </w:rPr>
              <w:fldChar w:fldCharType="separate"/>
            </w:r>
            <w:r>
              <w:rPr>
                <w:b/>
                <w:noProof/>
                <w:webHidden/>
                <w:sz w:val="24"/>
                <w:szCs w:val="24"/>
              </w:rPr>
              <w:t>91</w:t>
            </w:r>
            <w:r w:rsidRPr="00727A29">
              <w:rPr>
                <w:b/>
                <w:noProof/>
                <w:webHidden/>
                <w:sz w:val="24"/>
                <w:szCs w:val="24"/>
              </w:rPr>
              <w:fldChar w:fldCharType="end"/>
            </w:r>
          </w:hyperlink>
        </w:p>
        <w:p w:rsidR="00727A29" w:rsidRPr="00727A29" w:rsidRDefault="00727A29" w:rsidP="00727A29">
          <w:pPr>
            <w:pStyle w:val="10"/>
            <w:tabs>
              <w:tab w:val="right" w:leader="dot" w:pos="10767"/>
            </w:tabs>
            <w:spacing w:after="0" w:line="240" w:lineRule="auto"/>
            <w:rPr>
              <w:rFonts w:eastAsiaTheme="minorEastAsia"/>
              <w:b/>
              <w:noProof/>
              <w:sz w:val="24"/>
              <w:szCs w:val="24"/>
              <w:lang w:val="ru-RU"/>
            </w:rPr>
          </w:pPr>
          <w:hyperlink w:anchor="_Toc154103818" w:history="1">
            <w:r w:rsidRPr="00727A29">
              <w:rPr>
                <w:rStyle w:val="a7"/>
                <w:b/>
                <w:noProof/>
                <w:sz w:val="24"/>
                <w:szCs w:val="24"/>
              </w:rPr>
              <w:t>23. Типы цифровых фильтров: КИХ- и БИХ-фильтры.</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_Toc154103818 \h </w:instrText>
            </w:r>
            <w:r w:rsidRPr="00727A29">
              <w:rPr>
                <w:b/>
                <w:noProof/>
                <w:webHidden/>
                <w:sz w:val="24"/>
                <w:szCs w:val="24"/>
              </w:rPr>
            </w:r>
            <w:r w:rsidRPr="00727A29">
              <w:rPr>
                <w:b/>
                <w:noProof/>
                <w:webHidden/>
                <w:sz w:val="24"/>
                <w:szCs w:val="24"/>
              </w:rPr>
              <w:fldChar w:fldCharType="separate"/>
            </w:r>
            <w:r>
              <w:rPr>
                <w:b/>
                <w:noProof/>
                <w:webHidden/>
                <w:sz w:val="24"/>
                <w:szCs w:val="24"/>
              </w:rPr>
              <w:t>92</w:t>
            </w:r>
            <w:r w:rsidRPr="00727A29">
              <w:rPr>
                <w:b/>
                <w:noProof/>
                <w:webHidden/>
                <w:sz w:val="24"/>
                <w:szCs w:val="24"/>
              </w:rPr>
              <w:fldChar w:fldCharType="end"/>
            </w:r>
          </w:hyperlink>
        </w:p>
        <w:p w:rsidR="00727A29" w:rsidRPr="00727A29" w:rsidRDefault="00727A29" w:rsidP="00727A29">
          <w:pPr>
            <w:pStyle w:val="10"/>
            <w:tabs>
              <w:tab w:val="right" w:leader="dot" w:pos="10767"/>
            </w:tabs>
            <w:spacing w:after="0" w:line="240" w:lineRule="auto"/>
            <w:rPr>
              <w:rFonts w:eastAsiaTheme="minorEastAsia"/>
              <w:b/>
              <w:noProof/>
              <w:sz w:val="24"/>
              <w:szCs w:val="24"/>
              <w:lang w:val="ru-RU"/>
            </w:rPr>
          </w:pPr>
          <w:hyperlink w:anchor="_Toc154103819" w:history="1">
            <w:r w:rsidRPr="00727A29">
              <w:rPr>
                <w:rStyle w:val="a7"/>
                <w:b/>
                <w:noProof/>
                <w:sz w:val="24"/>
                <w:szCs w:val="24"/>
              </w:rPr>
              <w:t>24. Упрощенная блок-схема цифрового фильтра</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_Toc154103819 \h </w:instrText>
            </w:r>
            <w:r w:rsidRPr="00727A29">
              <w:rPr>
                <w:b/>
                <w:noProof/>
                <w:webHidden/>
                <w:sz w:val="24"/>
                <w:szCs w:val="24"/>
              </w:rPr>
            </w:r>
            <w:r w:rsidRPr="00727A29">
              <w:rPr>
                <w:b/>
                <w:noProof/>
                <w:webHidden/>
                <w:sz w:val="24"/>
                <w:szCs w:val="24"/>
              </w:rPr>
              <w:fldChar w:fldCharType="separate"/>
            </w:r>
            <w:r>
              <w:rPr>
                <w:b/>
                <w:noProof/>
                <w:webHidden/>
                <w:sz w:val="24"/>
                <w:szCs w:val="24"/>
              </w:rPr>
              <w:t>93</w:t>
            </w:r>
            <w:r w:rsidRPr="00727A29">
              <w:rPr>
                <w:b/>
                <w:noProof/>
                <w:webHidden/>
                <w:sz w:val="24"/>
                <w:szCs w:val="24"/>
              </w:rPr>
              <w:fldChar w:fldCharType="end"/>
            </w:r>
          </w:hyperlink>
        </w:p>
        <w:p w:rsidR="00727A29" w:rsidRPr="00727A29" w:rsidRDefault="00727A29" w:rsidP="00727A29">
          <w:pPr>
            <w:pStyle w:val="10"/>
            <w:tabs>
              <w:tab w:val="right" w:leader="dot" w:pos="10767"/>
            </w:tabs>
            <w:spacing w:after="0" w:line="240" w:lineRule="auto"/>
            <w:rPr>
              <w:rFonts w:eastAsiaTheme="minorEastAsia"/>
              <w:b/>
              <w:noProof/>
              <w:sz w:val="24"/>
              <w:szCs w:val="24"/>
              <w:lang w:val="ru-RU"/>
            </w:rPr>
          </w:pPr>
          <w:hyperlink w:anchor="_Toc154103820" w:history="1">
            <w:r w:rsidRPr="00727A29">
              <w:rPr>
                <w:rStyle w:val="a7"/>
                <w:b/>
                <w:noProof/>
                <w:sz w:val="24"/>
                <w:szCs w:val="24"/>
              </w:rPr>
              <w:t>25. Цифровая фильтрация. Блок-схема фильтра</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_Toc154103820 \h </w:instrText>
            </w:r>
            <w:r w:rsidRPr="00727A29">
              <w:rPr>
                <w:b/>
                <w:noProof/>
                <w:webHidden/>
                <w:sz w:val="24"/>
                <w:szCs w:val="24"/>
              </w:rPr>
            </w:r>
            <w:r w:rsidRPr="00727A29">
              <w:rPr>
                <w:b/>
                <w:noProof/>
                <w:webHidden/>
                <w:sz w:val="24"/>
                <w:szCs w:val="24"/>
              </w:rPr>
              <w:fldChar w:fldCharType="separate"/>
            </w:r>
            <w:r>
              <w:rPr>
                <w:b/>
                <w:noProof/>
                <w:webHidden/>
                <w:sz w:val="24"/>
                <w:szCs w:val="24"/>
              </w:rPr>
              <w:t>94</w:t>
            </w:r>
            <w:r w:rsidRPr="00727A29">
              <w:rPr>
                <w:b/>
                <w:noProof/>
                <w:webHidden/>
                <w:sz w:val="24"/>
                <w:szCs w:val="24"/>
              </w:rPr>
              <w:fldChar w:fldCharType="end"/>
            </w:r>
          </w:hyperlink>
        </w:p>
        <w:p w:rsidR="00727A29" w:rsidRPr="00727A29" w:rsidRDefault="00727A29" w:rsidP="00727A29">
          <w:pPr>
            <w:pStyle w:val="10"/>
            <w:tabs>
              <w:tab w:val="right" w:leader="dot" w:pos="10767"/>
            </w:tabs>
            <w:spacing w:after="0" w:line="240" w:lineRule="auto"/>
            <w:rPr>
              <w:rFonts w:eastAsiaTheme="minorEastAsia"/>
              <w:b/>
              <w:noProof/>
              <w:sz w:val="24"/>
              <w:szCs w:val="24"/>
              <w:lang w:val="ru-RU"/>
            </w:rPr>
          </w:pPr>
          <w:hyperlink w:anchor="_Toc154103821" w:history="1">
            <w:r w:rsidRPr="00727A29">
              <w:rPr>
                <w:rStyle w:val="a7"/>
                <w:b/>
                <w:noProof/>
                <w:sz w:val="24"/>
                <w:szCs w:val="24"/>
              </w:rPr>
              <w:t>26. Цифровой спектральный анализ. Принципы оценки спектра</w:t>
            </w:r>
            <w:r w:rsidRPr="00727A29">
              <w:rPr>
                <w:b/>
                <w:noProof/>
                <w:webHidden/>
                <w:sz w:val="24"/>
                <w:szCs w:val="24"/>
              </w:rPr>
              <w:tab/>
            </w:r>
            <w:r w:rsidRPr="00727A29">
              <w:rPr>
                <w:b/>
                <w:noProof/>
                <w:webHidden/>
                <w:sz w:val="24"/>
                <w:szCs w:val="24"/>
              </w:rPr>
              <w:fldChar w:fldCharType="begin"/>
            </w:r>
            <w:r w:rsidRPr="00727A29">
              <w:rPr>
                <w:b/>
                <w:noProof/>
                <w:webHidden/>
                <w:sz w:val="24"/>
                <w:szCs w:val="24"/>
              </w:rPr>
              <w:instrText xml:space="preserve"> PAGEREF _Toc154103821 \h </w:instrText>
            </w:r>
            <w:r w:rsidRPr="00727A29">
              <w:rPr>
                <w:b/>
                <w:noProof/>
                <w:webHidden/>
                <w:sz w:val="24"/>
                <w:szCs w:val="24"/>
              </w:rPr>
            </w:r>
            <w:r w:rsidRPr="00727A29">
              <w:rPr>
                <w:b/>
                <w:noProof/>
                <w:webHidden/>
                <w:sz w:val="24"/>
                <w:szCs w:val="24"/>
              </w:rPr>
              <w:fldChar w:fldCharType="separate"/>
            </w:r>
            <w:r>
              <w:rPr>
                <w:b/>
                <w:noProof/>
                <w:webHidden/>
                <w:sz w:val="24"/>
                <w:szCs w:val="24"/>
              </w:rPr>
              <w:t>95</w:t>
            </w:r>
            <w:r w:rsidRPr="00727A29">
              <w:rPr>
                <w:b/>
                <w:noProof/>
                <w:webHidden/>
                <w:sz w:val="24"/>
                <w:szCs w:val="24"/>
              </w:rPr>
              <w:fldChar w:fldCharType="end"/>
            </w:r>
          </w:hyperlink>
        </w:p>
        <w:p w:rsidR="00554BA5" w:rsidRDefault="00554BA5" w:rsidP="00727A29">
          <w:pPr>
            <w:spacing w:line="240" w:lineRule="auto"/>
          </w:pPr>
          <w:r w:rsidRPr="00727A29">
            <w:rPr>
              <w:b/>
              <w:bCs/>
              <w:sz w:val="24"/>
              <w:szCs w:val="24"/>
            </w:rPr>
            <w:fldChar w:fldCharType="end"/>
          </w:r>
        </w:p>
      </w:sdtContent>
    </w:sdt>
    <w:p w:rsidR="002F7A47" w:rsidRDefault="00554BA5">
      <w:pPr>
        <w:spacing w:line="240" w:lineRule="auto"/>
        <w:ind w:left="720"/>
      </w:pPr>
      <w:r>
        <w:br w:type="page"/>
      </w:r>
    </w:p>
    <w:p w:rsidR="002F7A47" w:rsidRDefault="00554BA5">
      <w:pPr>
        <w:pStyle w:val="1"/>
        <w:numPr>
          <w:ilvl w:val="0"/>
          <w:numId w:val="13"/>
        </w:numPr>
        <w:ind w:left="0" w:firstLine="708"/>
      </w:pPr>
      <w:bookmarkStart w:id="0" w:name="_Toc154103734"/>
      <w:r>
        <w:lastRenderedPageBreak/>
        <w:t>ROC-кривая</w:t>
      </w:r>
      <w:bookmarkEnd w:id="0"/>
    </w:p>
    <w:p w:rsidR="002F7A47" w:rsidRDefault="002F7A47">
      <w:pPr>
        <w:ind w:left="720"/>
      </w:pPr>
    </w:p>
    <w:p w:rsidR="002F7A47" w:rsidRDefault="00554BA5">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ROC-кривая (</w:t>
      </w:r>
      <w:proofErr w:type="spellStart"/>
      <w:r>
        <w:rPr>
          <w:rFonts w:ascii="Times New Roman" w:eastAsia="Times New Roman" w:hAnsi="Times New Roman" w:cs="Times New Roman"/>
          <w:sz w:val="24"/>
          <w:szCs w:val="24"/>
        </w:rPr>
        <w:t>Receiver</w:t>
      </w:r>
      <w:proofErr w:type="spellEnd"/>
      <w:r>
        <w:rPr>
          <w:rFonts w:ascii="Times New Roman" w:eastAsia="Times New Roman" w:hAnsi="Times New Roman" w:cs="Times New Roman"/>
          <w:sz w:val="24"/>
          <w:szCs w:val="24"/>
        </w:rPr>
        <w:t xml:space="preserve"> Operating </w:t>
      </w:r>
      <w:proofErr w:type="spellStart"/>
      <w:r>
        <w:rPr>
          <w:rFonts w:ascii="Times New Roman" w:eastAsia="Times New Roman" w:hAnsi="Times New Roman" w:cs="Times New Roman"/>
          <w:sz w:val="24"/>
          <w:szCs w:val="24"/>
        </w:rPr>
        <w:t>Characteristic</w:t>
      </w:r>
      <w:proofErr w:type="spellEnd"/>
      <w:r>
        <w:rPr>
          <w:rFonts w:ascii="Times New Roman" w:eastAsia="Times New Roman" w:hAnsi="Times New Roman" w:cs="Times New Roman"/>
          <w:sz w:val="24"/>
          <w:szCs w:val="24"/>
        </w:rPr>
        <w:t>) - это график, который используется в статистике и машинном обучении для оценки качества моделей классификации. Она отражает компромисс между чувствительностью (</w:t>
      </w:r>
      <w:proofErr w:type="spellStart"/>
      <w:r>
        <w:rPr>
          <w:rFonts w:ascii="Times New Roman" w:eastAsia="Times New Roman" w:hAnsi="Times New Roman" w:cs="Times New Roman"/>
          <w:sz w:val="24"/>
          <w:szCs w:val="24"/>
        </w:rPr>
        <w:t>True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Positive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Rate</w:t>
      </w:r>
      <w:proofErr w:type="spellEnd"/>
      <w:r>
        <w:rPr>
          <w:rFonts w:ascii="Times New Roman" w:eastAsia="Times New Roman" w:hAnsi="Times New Roman" w:cs="Times New Roman"/>
          <w:sz w:val="24"/>
          <w:szCs w:val="24"/>
        </w:rPr>
        <w:t>) и специфичностью (</w:t>
      </w:r>
      <w:proofErr w:type="spellStart"/>
      <w:r>
        <w:rPr>
          <w:rFonts w:ascii="Times New Roman" w:eastAsia="Times New Roman" w:hAnsi="Times New Roman" w:cs="Times New Roman"/>
          <w:sz w:val="24"/>
          <w:szCs w:val="24"/>
        </w:rPr>
        <w:t>False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Positive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Rate</w:t>
      </w:r>
      <w:proofErr w:type="spellEnd"/>
      <w:r>
        <w:rPr>
          <w:rFonts w:ascii="Times New Roman" w:eastAsia="Times New Roman" w:hAnsi="Times New Roman" w:cs="Times New Roman"/>
          <w:sz w:val="24"/>
          <w:szCs w:val="24"/>
        </w:rPr>
        <w:t>) модели при различных порогах классификации.</w:t>
      </w:r>
    </w:p>
    <w:p w:rsidR="002F7A47" w:rsidRDefault="00554BA5">
      <w:pPr>
        <w:spacing w:line="24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True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Positive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Rate</w:t>
      </w:r>
      <w:proofErr w:type="spellEnd"/>
      <w:r>
        <w:rPr>
          <w:rFonts w:ascii="Times New Roman" w:eastAsia="Times New Roman" w:hAnsi="Times New Roman" w:cs="Times New Roman"/>
          <w:sz w:val="24"/>
          <w:szCs w:val="24"/>
        </w:rPr>
        <w:t xml:space="preserve"> (TPR) отражает долю правильно классифицированных положительных примеров, а </w:t>
      </w:r>
      <w:proofErr w:type="spellStart"/>
      <w:r>
        <w:rPr>
          <w:rFonts w:ascii="Times New Roman" w:eastAsia="Times New Roman" w:hAnsi="Times New Roman" w:cs="Times New Roman"/>
          <w:sz w:val="24"/>
          <w:szCs w:val="24"/>
        </w:rPr>
        <w:t>False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Positive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Rate</w:t>
      </w:r>
      <w:proofErr w:type="spellEnd"/>
      <w:r>
        <w:rPr>
          <w:rFonts w:ascii="Times New Roman" w:eastAsia="Times New Roman" w:hAnsi="Times New Roman" w:cs="Times New Roman"/>
          <w:sz w:val="24"/>
          <w:szCs w:val="24"/>
        </w:rPr>
        <w:t xml:space="preserve"> (FPR) показывает долю неправильно классифицированных отрицательных примеров.</w:t>
      </w:r>
    </w:p>
    <w:p w:rsidR="002F7A47" w:rsidRDefault="00554BA5">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ROC-кривая строится путем варьирования порога классификации и измерения TPR и FPR для каждого значения порога. Идеальная ROC-кривая стремится к верхнему левому углу графика, где TPR равна 1, а FPR равен 0, что указывает на идеальную классификацию.</w:t>
      </w:r>
    </w:p>
    <w:p w:rsidR="002F7A47" w:rsidRDefault="00554BA5">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ROC-кривая помогает оценить производительность модели, позволяя выбрать оптимальный порог классификации в зависимости от конкретной задачи. Площадь под ROC-кривой (AUC-ROC) также является показателем качества модели: чем ближе значение AUC-ROC к 1, тем лучше производительность модели, особенно в различных сценариях классификации.</w:t>
      </w:r>
    </w:p>
    <w:p w:rsidR="002F7A47" w:rsidRDefault="00554BA5">
      <w:pPr>
        <w:spacing w:line="240" w:lineRule="auto"/>
        <w:jc w:val="center"/>
        <w:rPr>
          <w:rFonts w:ascii="Times New Roman" w:eastAsia="Times New Roman" w:hAnsi="Times New Roman" w:cs="Times New Roman"/>
        </w:rPr>
      </w:pPr>
      <w:r>
        <w:rPr>
          <w:rFonts w:ascii="Times New Roman" w:eastAsia="Times New Roman" w:hAnsi="Times New Roman" w:cs="Times New Roman"/>
          <w:noProof/>
          <w:sz w:val="24"/>
          <w:szCs w:val="24"/>
          <w:lang w:val="ru-RU"/>
        </w:rPr>
        <w:drawing>
          <wp:inline distT="114300" distB="114300" distL="114300" distR="114300" wp14:anchorId="730BB2FD" wp14:editId="22DE801C">
            <wp:extent cx="2143125" cy="2143125"/>
            <wp:effectExtent l="0" t="0" r="0" b="0"/>
            <wp:docPr id="8"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6"/>
                    <a:srcRect/>
                    <a:stretch>
                      <a:fillRect/>
                    </a:stretch>
                  </pic:blipFill>
                  <pic:spPr>
                    <a:xfrm>
                      <a:off x="0" y="0"/>
                      <a:ext cx="2143125" cy="2143125"/>
                    </a:xfrm>
                    <a:prstGeom prst="rect">
                      <a:avLst/>
                    </a:prstGeom>
                    <a:ln/>
                  </pic:spPr>
                </pic:pic>
              </a:graphicData>
            </a:graphic>
          </wp:inline>
        </w:drawing>
      </w:r>
    </w:p>
    <w:p w:rsidR="002F7A47" w:rsidRDefault="00554BA5">
      <w:pPr>
        <w:pStyle w:val="1"/>
        <w:ind w:left="720"/>
      </w:pPr>
      <w:bookmarkStart w:id="1" w:name="_jnu8u3y8uarh" w:colFirst="0" w:colLast="0"/>
      <w:bookmarkEnd w:id="1"/>
      <w:r>
        <w:br w:type="page"/>
      </w:r>
    </w:p>
    <w:p w:rsidR="002F7A47" w:rsidRDefault="00554BA5">
      <w:pPr>
        <w:pStyle w:val="1"/>
        <w:numPr>
          <w:ilvl w:val="0"/>
          <w:numId w:val="13"/>
        </w:numPr>
        <w:ind w:left="0" w:firstLine="708"/>
      </w:pPr>
      <w:bookmarkStart w:id="2" w:name="_Toc154103735"/>
      <w:r>
        <w:lastRenderedPageBreak/>
        <w:t>Анализ движения: вычитание изображений, вычисление векторов перемещений, вычисление траекторий движущихся точек</w:t>
      </w:r>
      <w:bookmarkEnd w:id="2"/>
      <w:r>
        <w:t xml:space="preserve"> </w:t>
      </w:r>
    </w:p>
    <w:p w:rsidR="002F7A47" w:rsidRDefault="002F7A47">
      <w:pPr>
        <w:pStyle w:val="1"/>
        <w:ind w:left="720"/>
      </w:pPr>
      <w:bookmarkStart w:id="3" w:name="_e22dc0pmdz74" w:colFirst="0" w:colLast="0"/>
      <w:bookmarkEnd w:id="3"/>
    </w:p>
    <w:p w:rsidR="002F7A47" w:rsidRDefault="00554BA5">
      <w:pPr>
        <w:ind w:firstLine="720"/>
      </w:pPr>
      <w:r>
        <w:rPr>
          <w:b/>
        </w:rPr>
        <w:t>Вычитание изображений</w:t>
      </w:r>
      <w:r>
        <w:t xml:space="preserve"> - способ обнаружения объектов, движущихся на постоянном фоне. Пример: видеокамера с кадровой частотой 30 кадров в секунду наблюдает ленту производственного конвейера. Лента – однородный темный фон. Когда в поле зрения камеры перемещаются светлые объекты, то передние и задние края этих объектов продвигаются в течение кадра всего на несколько пикселов. Если вычесть изображение из предыдущего изображения, то на разностном изображении только эти пикселы будут отличны от 0 и поэтому хорошо заметны.</w:t>
      </w:r>
    </w:p>
    <w:p w:rsidR="002F7A47" w:rsidRDefault="00554BA5">
      <w:pPr>
        <w:ind w:firstLine="720"/>
      </w:pPr>
      <w:r>
        <w:rPr>
          <w:b/>
        </w:rPr>
        <w:t>Вычисление векторов перемещения.</w:t>
      </w:r>
      <w:r>
        <w:t xml:space="preserve"> Перемещение трехмерных точек сцены приводит к перемещению их образов на изображении. - Уменьшение масштаба наблюдается при уменьшении фокусного расстояния неподвижной камеры или при удалении камеры с фиксированным фокусным расстоянием от объектов сцены. Образ точки на оптической оси на изображении не перемещается (фокус схода). - Увеличение масштаба происходит при увеличении фокусного расстояния неподвижной камеры или при перемещении камеры по направлению к точке схода. - Панорамирование камеры (напоминает поворот головы наблюдателя) приводит к смещению образов трехмерных точек.</w:t>
      </w:r>
    </w:p>
    <w:p w:rsidR="002F7A47" w:rsidRDefault="00554BA5">
      <w:pPr>
        <w:ind w:firstLine="720"/>
      </w:pPr>
      <w:r>
        <w:rPr>
          <w:b/>
        </w:rPr>
        <w:t>Полем движения</w:t>
      </w:r>
      <w:r>
        <w:rPr>
          <w:rFonts w:ascii="Arial Unicode MS" w:eastAsia="Arial Unicode MS" w:hAnsi="Arial Unicode MS" w:cs="Arial Unicode MS"/>
        </w:rPr>
        <w:t xml:space="preserve"> называется двумерный массив двумерных векторов, представляющих движение точек трехмерной сцены. Векторы перемещения на изображении описывают смещения образов движущихся трехмерных точек. Каждый вектор перемещения можно построить так: Начало вектора находится в образе трехмерной точки, полученной в момент времени t, а конец – в образе той же точки в момент времени t+∆. Или вектор соответствует мгновенной скорости точки в момент времени t - Фокус расширения – это точка изображения, из которой расходятся все векторы поля движения. Обычно ей соответствует та точка трехмерной сцены, по направлению к которой движется камера. - Точка, к которой направлены все вектора поля движения, называется фокусом схода. Обычно это образ трехмерной точки, от которой удаляется камера</w:t>
      </w:r>
    </w:p>
    <w:p w:rsidR="002F7A47" w:rsidRDefault="00554BA5">
      <w:pPr>
        <w:ind w:firstLine="720"/>
      </w:pPr>
      <w:r>
        <w:rPr>
          <w:b/>
        </w:rPr>
        <w:t>Поток изображения</w:t>
      </w:r>
      <w:r>
        <w:rPr>
          <w:rFonts w:ascii="Arial Unicode MS" w:eastAsia="Arial Unicode MS" w:hAnsi="Arial Unicode MS" w:cs="Arial Unicode MS"/>
        </w:rPr>
        <w:t xml:space="preserve"> – это поле движения, вычисленное в предположении о постоянной интенсивности изображений в окрестностях соответствующих точек </w:t>
      </w:r>
      <w:proofErr w:type="gramStart"/>
      <w:r>
        <w:rPr>
          <w:rFonts w:ascii="Arial Unicode MS" w:eastAsia="Arial Unicode MS" w:hAnsi="Arial Unicode MS" w:cs="Arial Unicode MS"/>
        </w:rPr>
        <w:t>Для</w:t>
      </w:r>
      <w:proofErr w:type="gramEnd"/>
      <w:r>
        <w:rPr>
          <w:rFonts w:ascii="Arial Unicode MS" w:eastAsia="Arial Unicode MS" w:hAnsi="Arial Unicode MS" w:cs="Arial Unicode MS"/>
        </w:rPr>
        <w:t xml:space="preserve"> вычисления разреженного поля движения можно пользоваться парами соответствующих точек, найденных на двух изображениях для различных моментов времени t и t+∆. Эти точки должны обладать некоторым характерным признаком, чтобы их можно было обнаружить на обоих изображениях. Например, на полутоновых и на цветных изображениях в качестве соответствующих точек можно выбрать угловые точки. На сегментированных полутоновых изображениях с движущимися областями постоянной формы в качестве соответствующих точек можно искать центры тяжести этих областей.</w:t>
      </w:r>
    </w:p>
    <w:p w:rsidR="002F7A47" w:rsidRDefault="00554BA5">
      <w:pPr>
        <w:ind w:firstLine="720"/>
      </w:pPr>
      <w:r>
        <w:rPr>
          <w:b/>
        </w:rPr>
        <w:t xml:space="preserve">Вычисление траекторий движущихся точек </w:t>
      </w:r>
      <w:r>
        <w:t xml:space="preserve">Алгоритм строит множество из m траекторий на n кадрах. Достижения минимально возможного значения суммарной гладкости </w:t>
      </w:r>
      <w:proofErr w:type="spellStart"/>
      <w:r>
        <w:t>Ts</w:t>
      </w:r>
      <w:proofErr w:type="spellEnd"/>
      <w:r>
        <w:t xml:space="preserve"> не гарантируется.</w:t>
      </w:r>
    </w:p>
    <w:p w:rsidR="002F7A47" w:rsidRDefault="00554BA5">
      <w:pPr>
        <w:ind w:firstLine="720"/>
      </w:pPr>
      <w:r>
        <w:t>- на первом кадре можно произвольно присвоить метки точкам;</w:t>
      </w:r>
    </w:p>
    <w:p w:rsidR="002F7A47" w:rsidRDefault="00554BA5">
      <w:pPr>
        <w:ind w:firstLine="720"/>
      </w:pPr>
      <w:r>
        <w:t>- затем можно продолжить траектории к ближайшей точке на следующих кадрах;</w:t>
      </w:r>
    </w:p>
    <w:p w:rsidR="002F7A47" w:rsidRDefault="00554BA5">
      <w:pPr>
        <w:ind w:firstLine="720"/>
      </w:pPr>
      <w:r>
        <w:t>- вычислить суммарную гладкость для двух кусков после того, как выберем</w:t>
      </w:r>
    </w:p>
    <w:p w:rsidR="002F7A47" w:rsidRDefault="00554BA5">
      <w:pPr>
        <w:ind w:firstLine="720"/>
      </w:pPr>
      <w:r>
        <w:t>ближайшего соседа для момента времени t=3;</w:t>
      </w:r>
    </w:p>
    <w:p w:rsidR="002F7A47" w:rsidRDefault="00554BA5">
      <w:pPr>
        <w:ind w:firstLine="720"/>
      </w:pPr>
      <w:r>
        <w:t>- смотрим, в каком случае достигнуто лучшее значении суммарной гладкости.</w:t>
      </w:r>
    </w:p>
    <w:p w:rsidR="002F7A47" w:rsidRDefault="00554BA5">
      <w:pPr>
        <w:ind w:firstLine="720"/>
      </w:pPr>
      <w:r>
        <w:t xml:space="preserve">- </w:t>
      </w:r>
      <w:r>
        <w:rPr>
          <w:b/>
        </w:rPr>
        <w:t>Вектор разности для двух точек</w:t>
      </w:r>
      <w:r>
        <w:t xml:space="preserve"> </w:t>
      </w:r>
      <w:r>
        <w:rPr>
          <w:noProof/>
          <w:lang w:val="ru-RU"/>
        </w:rPr>
        <w:drawing>
          <wp:inline distT="114300" distB="114300" distL="114300" distR="114300" wp14:anchorId="4CE570BD" wp14:editId="1922CFD7">
            <wp:extent cx="1450958" cy="244740"/>
            <wp:effectExtent l="0" t="0" r="0" b="0"/>
            <wp:docPr id="69"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7"/>
                    <a:srcRect/>
                    <a:stretch>
                      <a:fillRect/>
                    </a:stretch>
                  </pic:blipFill>
                  <pic:spPr>
                    <a:xfrm>
                      <a:off x="0" y="0"/>
                      <a:ext cx="1450958" cy="244740"/>
                    </a:xfrm>
                    <a:prstGeom prst="rect">
                      <a:avLst/>
                    </a:prstGeom>
                    <a:ln/>
                  </pic:spPr>
                </pic:pic>
              </a:graphicData>
            </a:graphic>
          </wp:inline>
        </w:drawing>
      </w:r>
    </w:p>
    <w:p w:rsidR="002F7A47" w:rsidRDefault="00554BA5">
      <w:pPr>
        <w:ind w:firstLine="720"/>
      </w:pPr>
      <w:r>
        <w:t xml:space="preserve">- </w:t>
      </w:r>
      <w:r>
        <w:rPr>
          <w:b/>
        </w:rPr>
        <w:t xml:space="preserve">Гладкость направления </w:t>
      </w:r>
      <w:r>
        <w:t>(скалярное произведение векторов)</w:t>
      </w:r>
      <w:r>
        <w:rPr>
          <w:noProof/>
          <w:lang w:val="ru-RU"/>
        </w:rPr>
        <w:drawing>
          <wp:inline distT="114300" distB="114300" distL="114300" distR="114300" wp14:anchorId="678C2207" wp14:editId="060245DB">
            <wp:extent cx="3079601" cy="501602"/>
            <wp:effectExtent l="0" t="0" r="0" b="0"/>
            <wp:docPr id="1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3079601" cy="501602"/>
                    </a:xfrm>
                    <a:prstGeom prst="rect">
                      <a:avLst/>
                    </a:prstGeom>
                    <a:ln/>
                  </pic:spPr>
                </pic:pic>
              </a:graphicData>
            </a:graphic>
          </wp:inline>
        </w:drawing>
      </w:r>
    </w:p>
    <w:p w:rsidR="002F7A47" w:rsidRDefault="00554BA5">
      <w:pPr>
        <w:ind w:firstLine="720"/>
      </w:pPr>
      <w:r>
        <w:t xml:space="preserve">- </w:t>
      </w:r>
      <w:r>
        <w:rPr>
          <w:b/>
        </w:rPr>
        <w:t>Суммарная гладкость</w:t>
      </w:r>
      <w:r>
        <w:t xml:space="preserve"> – сумма значений гладкости во всех </w:t>
      </w:r>
      <w:proofErr w:type="spellStart"/>
      <w:r>
        <w:t>вну</w:t>
      </w:r>
      <w:proofErr w:type="spellEnd"/>
    </w:p>
    <w:p w:rsidR="002F7A47" w:rsidRDefault="00554BA5">
      <w:pPr>
        <w:ind w:firstLine="720"/>
      </w:pPr>
      <w:r>
        <w:rPr>
          <w:noProof/>
          <w:lang w:val="ru-RU"/>
        </w:rPr>
        <w:drawing>
          <wp:inline distT="114300" distB="114300" distL="114300" distR="114300" wp14:anchorId="203E97D6" wp14:editId="1C53A5D7">
            <wp:extent cx="1006838" cy="450427"/>
            <wp:effectExtent l="0" t="0" r="0" b="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1006838" cy="450427"/>
                    </a:xfrm>
                    <a:prstGeom prst="rect">
                      <a:avLst/>
                    </a:prstGeom>
                    <a:ln/>
                  </pic:spPr>
                </pic:pic>
              </a:graphicData>
            </a:graphic>
          </wp:inline>
        </w:drawing>
      </w:r>
    </w:p>
    <w:p w:rsidR="002F7A47" w:rsidRDefault="002F7A47"/>
    <w:p w:rsidR="002F7A47" w:rsidRDefault="002F7A47"/>
    <w:p w:rsidR="002F7A47" w:rsidRDefault="00554BA5">
      <w:pPr>
        <w:pStyle w:val="1"/>
        <w:ind w:left="720"/>
      </w:pPr>
      <w:bookmarkStart w:id="4" w:name="_4oi2heb2bbxc" w:colFirst="0" w:colLast="0"/>
      <w:bookmarkEnd w:id="4"/>
      <w:r>
        <w:br w:type="page"/>
      </w:r>
    </w:p>
    <w:p w:rsidR="002F7A47" w:rsidRDefault="00554BA5">
      <w:pPr>
        <w:pStyle w:val="1"/>
        <w:numPr>
          <w:ilvl w:val="0"/>
          <w:numId w:val="13"/>
        </w:numPr>
        <w:ind w:left="0" w:firstLine="708"/>
      </w:pPr>
      <w:bookmarkStart w:id="5" w:name="_Toc154103736"/>
      <w:r>
        <w:lastRenderedPageBreak/>
        <w:t>Аффинные преобразования</w:t>
      </w:r>
      <w:bookmarkEnd w:id="5"/>
    </w:p>
    <w:p w:rsidR="002F7A47" w:rsidRDefault="00554BA5">
      <w:pPr>
        <w:rPr>
          <w:b/>
        </w:rPr>
      </w:pPr>
      <w:proofErr w:type="spellStart"/>
      <w:r>
        <w:rPr>
          <w:b/>
        </w:rPr>
        <w:t>Overview</w:t>
      </w:r>
      <w:proofErr w:type="spellEnd"/>
      <w:r>
        <w:rPr>
          <w:b/>
        </w:rPr>
        <w:t xml:space="preserve"> от </w:t>
      </w:r>
      <w:proofErr w:type="spellStart"/>
      <w:r>
        <w:rPr>
          <w:b/>
        </w:rPr>
        <w:t>чатика</w:t>
      </w:r>
      <w:proofErr w:type="spellEnd"/>
      <w:r>
        <w:rPr>
          <w:b/>
        </w:rPr>
        <w:t xml:space="preserve"> в двух словах, что это:</w:t>
      </w:r>
    </w:p>
    <w:p w:rsidR="002F7A47" w:rsidRDefault="00554BA5">
      <w:r>
        <w:t>Аффинные преобразования представляют собой класс геометрических преобразований, которые включают в себя сдвиг, вращение, масштабирование и отражение. Они являются более общими, чем линейные преобразования, так как они сохраняют параллельные линии, но не обязательно сохраняют расстояния и углы между линиями.</w:t>
      </w:r>
    </w:p>
    <w:p w:rsidR="002F7A47" w:rsidRDefault="00554BA5">
      <w:r>
        <w:t>В целом аффинные преобразования на плоскости описываются уравнениями</w:t>
      </w:r>
    </w:p>
    <w:p w:rsidR="002F7A47" w:rsidRPr="00554BA5" w:rsidRDefault="00554BA5">
      <w:pPr>
        <w:rPr>
          <w:lang w:val="en-US"/>
        </w:rPr>
      </w:pPr>
      <w:r w:rsidRPr="00554BA5">
        <w:rPr>
          <w:lang w:val="en-US"/>
        </w:rPr>
        <w:t>x’=</w:t>
      </w:r>
      <w:proofErr w:type="spellStart"/>
      <w:r w:rsidRPr="00554BA5">
        <w:rPr>
          <w:lang w:val="en-US"/>
        </w:rPr>
        <w:t>ax+bx+c</w:t>
      </w:r>
      <w:proofErr w:type="spellEnd"/>
    </w:p>
    <w:p w:rsidR="002F7A47" w:rsidRPr="00554BA5" w:rsidRDefault="00554BA5">
      <w:pPr>
        <w:rPr>
          <w:lang w:val="en-US"/>
        </w:rPr>
      </w:pPr>
      <w:r w:rsidRPr="00554BA5">
        <w:rPr>
          <w:lang w:val="en-US"/>
        </w:rPr>
        <w:t>y’=</w:t>
      </w:r>
      <w:proofErr w:type="spellStart"/>
      <w:r w:rsidRPr="00554BA5">
        <w:rPr>
          <w:lang w:val="en-US"/>
        </w:rPr>
        <w:t>dy+ey+f</w:t>
      </w:r>
      <w:proofErr w:type="spellEnd"/>
    </w:p>
    <w:p w:rsidR="002F7A47" w:rsidRDefault="00554BA5">
      <w:r>
        <w:t>или представляются в матричном виде</w:t>
      </w:r>
    </w:p>
    <w:p w:rsidR="002F7A47" w:rsidRDefault="00554BA5">
      <w:r>
        <w:rPr>
          <w:noProof/>
          <w:lang w:val="ru-RU"/>
        </w:rPr>
        <w:drawing>
          <wp:inline distT="114300" distB="114300" distL="114300" distR="114300" wp14:anchorId="500DEC51" wp14:editId="412FB6A4">
            <wp:extent cx="3308473" cy="468582"/>
            <wp:effectExtent l="0" t="0" r="0" b="0"/>
            <wp:docPr id="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0"/>
                    <a:srcRect/>
                    <a:stretch>
                      <a:fillRect/>
                    </a:stretch>
                  </pic:blipFill>
                  <pic:spPr>
                    <a:xfrm>
                      <a:off x="0" y="0"/>
                      <a:ext cx="3308473" cy="468582"/>
                    </a:xfrm>
                    <a:prstGeom prst="rect">
                      <a:avLst/>
                    </a:prstGeom>
                    <a:ln/>
                  </pic:spPr>
                </pic:pic>
              </a:graphicData>
            </a:graphic>
          </wp:inline>
        </w:drawing>
      </w:r>
    </w:p>
    <w:p w:rsidR="002F7A47" w:rsidRDefault="00554BA5">
      <w:r>
        <w:rPr>
          <w:noProof/>
          <w:lang w:val="ru-RU"/>
        </w:rPr>
        <w:drawing>
          <wp:inline distT="114300" distB="114300" distL="114300" distR="114300" wp14:anchorId="5E7E9BE6" wp14:editId="3A2FBD18">
            <wp:extent cx="6253605" cy="2996156"/>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6253605" cy="2996156"/>
                    </a:xfrm>
                    <a:prstGeom prst="rect">
                      <a:avLst/>
                    </a:prstGeom>
                    <a:ln/>
                  </pic:spPr>
                </pic:pic>
              </a:graphicData>
            </a:graphic>
          </wp:inline>
        </w:drawing>
      </w:r>
    </w:p>
    <w:p w:rsidR="002F7A47" w:rsidRDefault="00554BA5">
      <w:r>
        <w:t>- Сдвиг изображения задается соотношениями x’=</w:t>
      </w:r>
      <w:proofErr w:type="spellStart"/>
      <w:r>
        <w:t>x+c</w:t>
      </w:r>
      <w:proofErr w:type="spellEnd"/>
      <w:r>
        <w:t>, y’=</w:t>
      </w:r>
      <w:proofErr w:type="spellStart"/>
      <w:r>
        <w:t>y+f</w:t>
      </w:r>
      <w:proofErr w:type="spellEnd"/>
    </w:p>
    <w:p w:rsidR="002F7A47" w:rsidRDefault="00554BA5">
      <w:r>
        <w:t>- Отражение изображения относительно оси OY x’=x, y’=-y</w:t>
      </w:r>
      <w:r>
        <w:rPr>
          <w:noProof/>
          <w:lang w:val="ru-RU"/>
        </w:rPr>
        <w:drawing>
          <wp:anchor distT="114300" distB="114300" distL="114300" distR="114300" simplePos="0" relativeHeight="251658240" behindDoc="0" locked="0" layoutInCell="1" hidden="0" allowOverlap="1" wp14:anchorId="547602D5" wp14:editId="4E57794C">
            <wp:simplePos x="0" y="0"/>
            <wp:positionH relativeFrom="column">
              <wp:posOffset>1</wp:posOffset>
            </wp:positionH>
            <wp:positionV relativeFrom="paragraph">
              <wp:posOffset>295275</wp:posOffset>
            </wp:positionV>
            <wp:extent cx="2724594" cy="687031"/>
            <wp:effectExtent l="0" t="0" r="0" b="0"/>
            <wp:wrapSquare wrapText="bothSides" distT="114300" distB="114300" distL="114300" distR="114300"/>
            <wp:docPr id="3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2"/>
                    <a:srcRect/>
                    <a:stretch>
                      <a:fillRect/>
                    </a:stretch>
                  </pic:blipFill>
                  <pic:spPr>
                    <a:xfrm>
                      <a:off x="0" y="0"/>
                      <a:ext cx="2724594" cy="687031"/>
                    </a:xfrm>
                    <a:prstGeom prst="rect">
                      <a:avLst/>
                    </a:prstGeom>
                    <a:ln/>
                  </pic:spPr>
                </pic:pic>
              </a:graphicData>
            </a:graphic>
          </wp:anchor>
        </w:drawing>
      </w:r>
    </w:p>
    <w:p w:rsidR="002F7A47" w:rsidRDefault="002F7A47"/>
    <w:p w:rsidR="002F7A47" w:rsidRDefault="00554BA5">
      <w:r>
        <w:t>- Масштабирование (растяжение)</w:t>
      </w:r>
    </w:p>
    <w:p w:rsidR="002F7A47" w:rsidRDefault="00554BA5">
      <w:r>
        <w:t>изображения задается в виде</w:t>
      </w:r>
    </w:p>
    <w:p w:rsidR="002F7A47" w:rsidRDefault="00554BA5">
      <w:r>
        <w:t>x’=αx, α&gt;0, y’=βy, β&gt;0</w:t>
      </w:r>
    </w:p>
    <w:p w:rsidR="002F7A47" w:rsidRDefault="002F7A47"/>
    <w:p w:rsidR="002F7A47" w:rsidRDefault="00554BA5">
      <w:r>
        <w:t>- Скос изображения вдоль оси ОХ описывается формулами x’=</w:t>
      </w:r>
      <w:proofErr w:type="spellStart"/>
      <w:r>
        <w:t>x+sy</w:t>
      </w:r>
      <w:proofErr w:type="spellEnd"/>
      <w:r>
        <w:t xml:space="preserve"> y’=y</w:t>
      </w:r>
    </w:p>
    <w:p w:rsidR="002F7A47" w:rsidRDefault="00554BA5">
      <w:r>
        <w:t>- Поворот изображения вокруг начала координат на угол ϕ описывается формулами</w:t>
      </w:r>
    </w:p>
    <w:p w:rsidR="002F7A47" w:rsidRDefault="00554BA5">
      <w:r>
        <w:rPr>
          <w:noProof/>
          <w:lang w:val="ru-RU"/>
        </w:rPr>
        <w:drawing>
          <wp:inline distT="114300" distB="114300" distL="114300" distR="114300" wp14:anchorId="0CD5433C" wp14:editId="6C811A7A">
            <wp:extent cx="5235938" cy="806226"/>
            <wp:effectExtent l="0" t="0" r="0" b="0"/>
            <wp:docPr id="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3"/>
                    <a:srcRect/>
                    <a:stretch>
                      <a:fillRect/>
                    </a:stretch>
                  </pic:blipFill>
                  <pic:spPr>
                    <a:xfrm>
                      <a:off x="0" y="0"/>
                      <a:ext cx="5235938" cy="806226"/>
                    </a:xfrm>
                    <a:prstGeom prst="rect">
                      <a:avLst/>
                    </a:prstGeom>
                    <a:ln/>
                  </pic:spPr>
                </pic:pic>
              </a:graphicData>
            </a:graphic>
          </wp:inline>
        </w:drawing>
      </w:r>
    </w:p>
    <w:p w:rsidR="002F7A47" w:rsidRDefault="00554BA5">
      <w:r>
        <w:t>При повороте изображения координаты пиксела могут принимать нецелые</w:t>
      </w:r>
    </w:p>
    <w:p w:rsidR="002F7A47" w:rsidRDefault="00554BA5">
      <w:r>
        <w:t>значения. Возможна неоднородная яркость пикселей. Решение: присвоить значение</w:t>
      </w:r>
    </w:p>
    <w:p w:rsidR="002F7A47" w:rsidRDefault="00554BA5">
      <w:r>
        <w:t>яркости соседнего пиксела или выполнить поворот посредством трех операций</w:t>
      </w:r>
    </w:p>
    <w:p w:rsidR="002F7A47" w:rsidRDefault="00554BA5">
      <w:r>
        <w:t>скоса оси ОХ, затем OY и потом снова ОХ.</w:t>
      </w:r>
    </w:p>
    <w:p w:rsidR="002F7A47" w:rsidRDefault="00554BA5">
      <w:r>
        <w:t>Некоторые свойства аффинных преобразований:</w:t>
      </w:r>
    </w:p>
    <w:p w:rsidR="002F7A47" w:rsidRDefault="00554BA5">
      <w:r>
        <w:t>- прямая линия переходит в прямую;</w:t>
      </w:r>
    </w:p>
    <w:p w:rsidR="002F7A47" w:rsidRDefault="00554BA5">
      <w:r>
        <w:t>- параллельные линии переходят в параллельные;</w:t>
      </w:r>
    </w:p>
    <w:p w:rsidR="002F7A47" w:rsidRDefault="00554BA5">
      <w:r>
        <w:t>- сохраняются отношения длин отрезков, лежащих на одной прямой или</w:t>
      </w:r>
    </w:p>
    <w:p w:rsidR="002F7A47" w:rsidRDefault="00554BA5">
      <w:r>
        <w:t>параллельных прямых;</w:t>
      </w:r>
    </w:p>
    <w:p w:rsidR="002F7A47" w:rsidRDefault="00554BA5">
      <w:r>
        <w:t>- сохраняется отношение площадей фигур.</w:t>
      </w:r>
      <w:r>
        <w:br w:type="page"/>
      </w:r>
    </w:p>
    <w:p w:rsidR="002F7A47" w:rsidRDefault="00554BA5">
      <w:pPr>
        <w:pStyle w:val="1"/>
        <w:numPr>
          <w:ilvl w:val="0"/>
          <w:numId w:val="13"/>
        </w:numPr>
        <w:ind w:left="0" w:firstLine="708"/>
      </w:pPr>
      <w:bookmarkStart w:id="6" w:name="_Toc154103737"/>
      <w:proofErr w:type="spellStart"/>
      <w:r>
        <w:lastRenderedPageBreak/>
        <w:t>Байеровский</w:t>
      </w:r>
      <w:proofErr w:type="spellEnd"/>
      <w:r>
        <w:t xml:space="preserve"> паттерн. Способы восстановления цвета</w:t>
      </w:r>
      <w:bookmarkEnd w:id="6"/>
    </w:p>
    <w:p w:rsidR="002F7A47" w:rsidRDefault="00554BA5">
      <w:pPr>
        <w:shd w:val="clear" w:color="auto" w:fill="FFFFFF"/>
        <w:spacing w:before="100" w:after="100" w:line="240" w:lineRule="auto"/>
        <w:rPr>
          <w:b/>
          <w:color w:val="202122"/>
          <w:sz w:val="21"/>
          <w:szCs w:val="21"/>
        </w:rPr>
      </w:pPr>
      <w:hyperlink r:id="rId14">
        <w:r>
          <w:rPr>
            <w:b/>
            <w:color w:val="1155CC"/>
            <w:sz w:val="21"/>
            <w:szCs w:val="21"/>
            <w:u w:val="single"/>
          </w:rPr>
          <w:t>https://ru.wikipedia.org/wiki/%D0%A4%D0%B8%D0%BB%D1%8C%D1%82%D1%80_%D0%91%D0%B0%D0%B9%D0%B5%D1%80%D0%B0</w:t>
        </w:r>
      </w:hyperlink>
    </w:p>
    <w:p w:rsidR="002F7A47" w:rsidRDefault="00554BA5">
      <w:pPr>
        <w:shd w:val="clear" w:color="auto" w:fill="FFFFFF"/>
        <w:spacing w:before="100" w:after="100" w:line="240" w:lineRule="auto"/>
        <w:rPr>
          <w:color w:val="202122"/>
          <w:sz w:val="21"/>
          <w:szCs w:val="21"/>
        </w:rPr>
      </w:pPr>
      <w:r>
        <w:rPr>
          <w:b/>
          <w:color w:val="202122"/>
          <w:sz w:val="21"/>
          <w:szCs w:val="21"/>
        </w:rPr>
        <w:t>Фильтр Байера</w:t>
      </w:r>
      <w:r>
        <w:rPr>
          <w:color w:val="202122"/>
          <w:sz w:val="21"/>
          <w:szCs w:val="21"/>
        </w:rPr>
        <w:t xml:space="preserve"> (</w:t>
      </w:r>
      <w:r>
        <w:rPr>
          <w:i/>
          <w:color w:val="202122"/>
          <w:sz w:val="21"/>
          <w:szCs w:val="21"/>
        </w:rPr>
        <w:t>шаблон Байера</w:t>
      </w:r>
      <w:r>
        <w:rPr>
          <w:color w:val="202122"/>
          <w:sz w:val="21"/>
          <w:szCs w:val="21"/>
        </w:rPr>
        <w:t xml:space="preserve">) — это двумерный </w:t>
      </w:r>
      <w:hyperlink r:id="rId15">
        <w:r>
          <w:rPr>
            <w:color w:val="0645AD"/>
            <w:sz w:val="21"/>
            <w:szCs w:val="21"/>
          </w:rPr>
          <w:t>массив цветных фильтров</w:t>
        </w:r>
      </w:hyperlink>
      <w:r>
        <w:rPr>
          <w:color w:val="202122"/>
          <w:sz w:val="21"/>
          <w:szCs w:val="21"/>
        </w:rPr>
        <w:t xml:space="preserve">, которыми накрыты </w:t>
      </w:r>
      <w:hyperlink r:id="rId16">
        <w:r>
          <w:rPr>
            <w:color w:val="0645AD"/>
            <w:sz w:val="21"/>
            <w:szCs w:val="21"/>
          </w:rPr>
          <w:t>фотодиоды</w:t>
        </w:r>
      </w:hyperlink>
      <w:r>
        <w:rPr>
          <w:color w:val="202122"/>
          <w:sz w:val="21"/>
          <w:szCs w:val="21"/>
        </w:rPr>
        <w:t xml:space="preserve"> </w:t>
      </w:r>
      <w:hyperlink r:id="rId17">
        <w:proofErr w:type="spellStart"/>
        <w:r>
          <w:rPr>
            <w:color w:val="0645AD"/>
            <w:sz w:val="21"/>
            <w:szCs w:val="21"/>
          </w:rPr>
          <w:t>фотоматриц</w:t>
        </w:r>
        <w:proofErr w:type="spellEnd"/>
      </w:hyperlink>
      <w:r>
        <w:rPr>
          <w:color w:val="202122"/>
          <w:sz w:val="21"/>
          <w:szCs w:val="21"/>
        </w:rPr>
        <w:t xml:space="preserve">. Используется для получения цветного изображения в матрицах </w:t>
      </w:r>
      <w:hyperlink r:id="rId18">
        <w:r>
          <w:rPr>
            <w:color w:val="0645AD"/>
            <w:sz w:val="21"/>
            <w:szCs w:val="21"/>
          </w:rPr>
          <w:t>цифровых фотоаппаратов</w:t>
        </w:r>
      </w:hyperlink>
      <w:r>
        <w:rPr>
          <w:color w:val="202122"/>
          <w:sz w:val="21"/>
          <w:szCs w:val="21"/>
        </w:rPr>
        <w:t xml:space="preserve">, </w:t>
      </w:r>
      <w:hyperlink r:id="rId19">
        <w:r>
          <w:rPr>
            <w:color w:val="0645AD"/>
            <w:sz w:val="21"/>
            <w:szCs w:val="21"/>
          </w:rPr>
          <w:t>видеокамер</w:t>
        </w:r>
      </w:hyperlink>
      <w:r>
        <w:rPr>
          <w:color w:val="202122"/>
          <w:sz w:val="21"/>
          <w:szCs w:val="21"/>
        </w:rPr>
        <w:t xml:space="preserve"> и </w:t>
      </w:r>
      <w:hyperlink r:id="rId20">
        <w:r>
          <w:rPr>
            <w:color w:val="0645AD"/>
            <w:sz w:val="21"/>
            <w:szCs w:val="21"/>
          </w:rPr>
          <w:t>сканеров</w:t>
        </w:r>
      </w:hyperlink>
      <w:r>
        <w:rPr>
          <w:color w:val="202122"/>
          <w:sz w:val="21"/>
          <w:szCs w:val="21"/>
        </w:rPr>
        <w:t>. Фильтр Байера состоит из 25 % красных элементов, 25 % синих и 50 % зелёных элементов, расположенных как показано на рисунке.</w:t>
      </w:r>
    </w:p>
    <w:p w:rsidR="002F7A47" w:rsidRDefault="00554BA5">
      <w:pPr>
        <w:shd w:val="clear" w:color="auto" w:fill="FFFFFF"/>
        <w:spacing w:before="100" w:after="100" w:line="240" w:lineRule="auto"/>
        <w:rPr>
          <w:color w:val="202122"/>
          <w:sz w:val="21"/>
          <w:szCs w:val="21"/>
        </w:rPr>
      </w:pPr>
      <w:r>
        <w:rPr>
          <w:noProof/>
          <w:color w:val="202122"/>
          <w:sz w:val="21"/>
          <w:szCs w:val="21"/>
          <w:lang w:val="ru-RU"/>
        </w:rPr>
        <w:drawing>
          <wp:inline distT="114300" distB="114300" distL="114300" distR="114300" wp14:anchorId="2FE1B7AD" wp14:editId="01503D58">
            <wp:extent cx="2349862" cy="1527411"/>
            <wp:effectExtent l="0" t="0" r="0" b="0"/>
            <wp:docPr id="2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1"/>
                    <a:srcRect/>
                    <a:stretch>
                      <a:fillRect/>
                    </a:stretch>
                  </pic:blipFill>
                  <pic:spPr>
                    <a:xfrm>
                      <a:off x="0" y="0"/>
                      <a:ext cx="2349862" cy="1527411"/>
                    </a:xfrm>
                    <a:prstGeom prst="rect">
                      <a:avLst/>
                    </a:prstGeom>
                    <a:ln/>
                  </pic:spPr>
                </pic:pic>
              </a:graphicData>
            </a:graphic>
          </wp:inline>
        </w:drawing>
      </w:r>
    </w:p>
    <w:p w:rsidR="002F7A47" w:rsidRDefault="00554BA5">
      <w:pPr>
        <w:shd w:val="clear" w:color="auto" w:fill="FFFFFF"/>
        <w:spacing w:before="100" w:after="100" w:line="240" w:lineRule="auto"/>
        <w:rPr>
          <w:color w:val="202122"/>
          <w:sz w:val="21"/>
          <w:szCs w:val="21"/>
        </w:rPr>
      </w:pPr>
      <w:r>
        <w:rPr>
          <w:color w:val="202122"/>
          <w:sz w:val="21"/>
          <w:szCs w:val="21"/>
        </w:rPr>
        <w:t xml:space="preserve">Матрица является устройством, </w:t>
      </w:r>
      <w:proofErr w:type="spellStart"/>
      <w:r>
        <w:rPr>
          <w:color w:val="202122"/>
          <w:sz w:val="21"/>
          <w:szCs w:val="21"/>
        </w:rPr>
        <w:t>вос</w:t>
      </w:r>
      <w:proofErr w:type="spellEnd"/>
      <w:r>
        <w:rPr>
          <w:color w:val="202122"/>
          <w:sz w:val="21"/>
          <w:szCs w:val="21"/>
        </w:rPr>
        <w:t xml:space="preserve"> принимающим спроецированное на него изображение. Поскольку полупроводниковые фотоприёмники примерно одинаково чувствительны ко всем цветам видимого спектра, для восприятия цветного изображения каждый фотоприемник накрывается светофильтром одного из первичных цветов: красного, зелёного, синего (цветовая модель </w:t>
      </w:r>
      <w:hyperlink r:id="rId22">
        <w:r>
          <w:rPr>
            <w:color w:val="0645AD"/>
            <w:sz w:val="21"/>
            <w:szCs w:val="21"/>
          </w:rPr>
          <w:t>RGB</w:t>
        </w:r>
      </w:hyperlink>
      <w:r>
        <w:rPr>
          <w:color w:val="202122"/>
          <w:sz w:val="21"/>
          <w:szCs w:val="21"/>
        </w:rPr>
        <w:t>).</w:t>
      </w:r>
      <w:r>
        <w:rPr>
          <w:noProof/>
          <w:lang w:val="ru-RU"/>
        </w:rPr>
        <w:drawing>
          <wp:anchor distT="114300" distB="114300" distL="114300" distR="114300" simplePos="0" relativeHeight="251659264" behindDoc="0" locked="0" layoutInCell="1" hidden="0" allowOverlap="1" wp14:anchorId="7E4E161B" wp14:editId="14B31268">
            <wp:simplePos x="0" y="0"/>
            <wp:positionH relativeFrom="column">
              <wp:posOffset>5029200</wp:posOffset>
            </wp:positionH>
            <wp:positionV relativeFrom="paragraph">
              <wp:posOffset>609600</wp:posOffset>
            </wp:positionV>
            <wp:extent cx="2359387" cy="1507386"/>
            <wp:effectExtent l="0" t="0" r="0" b="0"/>
            <wp:wrapSquare wrapText="bothSides" distT="114300" distB="114300" distL="114300" distR="114300"/>
            <wp:docPr id="56"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23"/>
                    <a:srcRect/>
                    <a:stretch>
                      <a:fillRect/>
                    </a:stretch>
                  </pic:blipFill>
                  <pic:spPr>
                    <a:xfrm>
                      <a:off x="0" y="0"/>
                      <a:ext cx="2359387" cy="1507386"/>
                    </a:xfrm>
                    <a:prstGeom prst="rect">
                      <a:avLst/>
                    </a:prstGeom>
                    <a:ln/>
                  </pic:spPr>
                </pic:pic>
              </a:graphicData>
            </a:graphic>
          </wp:anchor>
        </w:drawing>
      </w:r>
    </w:p>
    <w:p w:rsidR="002F7A47" w:rsidRDefault="00554BA5">
      <w:pPr>
        <w:shd w:val="clear" w:color="auto" w:fill="FFFFFF"/>
        <w:spacing w:before="100" w:after="100" w:line="240" w:lineRule="auto"/>
        <w:rPr>
          <w:color w:val="202122"/>
          <w:sz w:val="21"/>
          <w:szCs w:val="21"/>
        </w:rPr>
      </w:pPr>
      <w:r>
        <w:rPr>
          <w:color w:val="202122"/>
          <w:sz w:val="21"/>
          <w:szCs w:val="21"/>
        </w:rPr>
        <w:t xml:space="preserve">Вследствие использования фильтров каждый фотоприемник воспринимает лишь 1/3 цветовой информации участка изображения, а 2/3 отсекается фильтром. Для получения остальных цветовых компонентов используются значения из соседних ячеек. Недостающие компоненты цвета рассчитываются </w:t>
      </w:r>
      <w:hyperlink r:id="rId24">
        <w:r>
          <w:rPr>
            <w:color w:val="0645AD"/>
            <w:sz w:val="21"/>
            <w:szCs w:val="21"/>
          </w:rPr>
          <w:t>процессором</w:t>
        </w:r>
      </w:hyperlink>
      <w:r>
        <w:rPr>
          <w:color w:val="202122"/>
          <w:sz w:val="21"/>
          <w:szCs w:val="21"/>
        </w:rPr>
        <w:t xml:space="preserve"> камеры на основании данных из соседних ячеек в результате </w:t>
      </w:r>
      <w:hyperlink r:id="rId25">
        <w:r>
          <w:rPr>
            <w:color w:val="0645AD"/>
            <w:sz w:val="21"/>
            <w:szCs w:val="21"/>
          </w:rPr>
          <w:t>интерполяции</w:t>
        </w:r>
      </w:hyperlink>
      <w:r>
        <w:rPr>
          <w:color w:val="202122"/>
          <w:sz w:val="21"/>
          <w:szCs w:val="21"/>
        </w:rPr>
        <w:t xml:space="preserve"> по алгоритму </w:t>
      </w:r>
      <w:proofErr w:type="spellStart"/>
      <w:r>
        <w:rPr>
          <w:color w:val="202122"/>
          <w:sz w:val="21"/>
          <w:szCs w:val="21"/>
        </w:rPr>
        <w:t>демозаизации</w:t>
      </w:r>
      <w:proofErr w:type="spellEnd"/>
      <w:r>
        <w:rPr>
          <w:color w:val="202122"/>
          <w:sz w:val="21"/>
          <w:szCs w:val="21"/>
        </w:rPr>
        <w:t>. Таким образом, в формировании конечного цветового значения пикселя участвует 9 или более фотодиодов матрицы.</w:t>
      </w:r>
    </w:p>
    <w:p w:rsidR="002F7A47" w:rsidRDefault="00554BA5">
      <w:pPr>
        <w:shd w:val="clear" w:color="auto" w:fill="FFFFFF"/>
        <w:spacing w:before="100" w:after="100" w:line="240" w:lineRule="auto"/>
        <w:rPr>
          <w:color w:val="202122"/>
          <w:sz w:val="21"/>
          <w:szCs w:val="21"/>
        </w:rPr>
      </w:pPr>
      <w:r>
        <w:rPr>
          <w:color w:val="202122"/>
          <w:sz w:val="21"/>
          <w:szCs w:val="21"/>
        </w:rPr>
        <w:t>В классическом фильтре Байера применяются светофильтры трёх основных цветов в следующем порядке:</w:t>
      </w:r>
    </w:p>
    <w:tbl>
      <w:tblPr>
        <w:tblStyle w:val="a5"/>
        <w:tblW w:w="7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95"/>
        <w:gridCol w:w="395"/>
      </w:tblGrid>
      <w:tr w:rsidR="002F7A47">
        <w:trPr>
          <w:trHeight w:val="470"/>
        </w:trPr>
        <w:tc>
          <w:tcPr>
            <w:tcW w:w="395" w:type="dxa"/>
            <w:tcBorders>
              <w:top w:val="nil"/>
              <w:left w:val="nil"/>
              <w:bottom w:val="nil"/>
              <w:right w:val="nil"/>
            </w:tcBorders>
            <w:shd w:val="clear" w:color="auto" w:fill="00FF00"/>
            <w:tcMar>
              <w:top w:w="100" w:type="dxa"/>
              <w:left w:w="100" w:type="dxa"/>
              <w:bottom w:w="100" w:type="dxa"/>
              <w:right w:w="100" w:type="dxa"/>
            </w:tcMar>
          </w:tcPr>
          <w:p w:rsidR="002F7A47" w:rsidRDefault="00554BA5">
            <w:pPr>
              <w:spacing w:line="240" w:lineRule="auto"/>
              <w:ind w:left="420"/>
              <w:jc w:val="center"/>
              <w:rPr>
                <w:color w:val="202122"/>
                <w:sz w:val="21"/>
                <w:szCs w:val="21"/>
              </w:rPr>
            </w:pPr>
            <w:r>
              <w:rPr>
                <w:color w:val="202122"/>
                <w:sz w:val="21"/>
                <w:szCs w:val="21"/>
              </w:rPr>
              <w:t>G</w:t>
            </w:r>
          </w:p>
        </w:tc>
        <w:tc>
          <w:tcPr>
            <w:tcW w:w="395" w:type="dxa"/>
            <w:tcBorders>
              <w:top w:val="nil"/>
              <w:left w:val="nil"/>
              <w:bottom w:val="nil"/>
              <w:right w:val="nil"/>
            </w:tcBorders>
            <w:shd w:val="clear" w:color="auto" w:fill="FF0000"/>
            <w:tcMar>
              <w:top w:w="100" w:type="dxa"/>
              <w:left w:w="100" w:type="dxa"/>
              <w:bottom w:w="100" w:type="dxa"/>
              <w:right w:w="100" w:type="dxa"/>
            </w:tcMar>
          </w:tcPr>
          <w:p w:rsidR="002F7A47" w:rsidRDefault="00554BA5">
            <w:pPr>
              <w:spacing w:line="240" w:lineRule="auto"/>
              <w:ind w:left="420"/>
              <w:jc w:val="center"/>
              <w:rPr>
                <w:color w:val="202122"/>
                <w:sz w:val="21"/>
                <w:szCs w:val="21"/>
              </w:rPr>
            </w:pPr>
            <w:r>
              <w:rPr>
                <w:color w:val="202122"/>
                <w:sz w:val="21"/>
                <w:szCs w:val="21"/>
              </w:rPr>
              <w:t>R</w:t>
            </w:r>
          </w:p>
        </w:tc>
      </w:tr>
      <w:tr w:rsidR="002F7A47">
        <w:trPr>
          <w:trHeight w:val="470"/>
        </w:trPr>
        <w:tc>
          <w:tcPr>
            <w:tcW w:w="395" w:type="dxa"/>
            <w:tcBorders>
              <w:top w:val="nil"/>
              <w:left w:val="nil"/>
              <w:bottom w:val="nil"/>
              <w:right w:val="nil"/>
            </w:tcBorders>
            <w:shd w:val="clear" w:color="auto" w:fill="0000FF"/>
            <w:tcMar>
              <w:top w:w="100" w:type="dxa"/>
              <w:left w:w="100" w:type="dxa"/>
              <w:bottom w:w="100" w:type="dxa"/>
              <w:right w:w="100" w:type="dxa"/>
            </w:tcMar>
          </w:tcPr>
          <w:p w:rsidR="002F7A47" w:rsidRDefault="00554BA5">
            <w:pPr>
              <w:spacing w:line="240" w:lineRule="auto"/>
              <w:ind w:left="420"/>
              <w:jc w:val="center"/>
              <w:rPr>
                <w:color w:val="202122"/>
                <w:sz w:val="21"/>
                <w:szCs w:val="21"/>
              </w:rPr>
            </w:pPr>
            <w:r>
              <w:rPr>
                <w:color w:val="FFFFFF"/>
                <w:sz w:val="21"/>
                <w:szCs w:val="21"/>
              </w:rPr>
              <w:t>B</w:t>
            </w:r>
          </w:p>
        </w:tc>
        <w:tc>
          <w:tcPr>
            <w:tcW w:w="395" w:type="dxa"/>
            <w:tcBorders>
              <w:top w:val="nil"/>
              <w:left w:val="nil"/>
              <w:bottom w:val="nil"/>
              <w:right w:val="nil"/>
            </w:tcBorders>
            <w:shd w:val="clear" w:color="auto" w:fill="00FF00"/>
            <w:tcMar>
              <w:top w:w="100" w:type="dxa"/>
              <w:left w:w="100" w:type="dxa"/>
              <w:bottom w:w="100" w:type="dxa"/>
              <w:right w:w="100" w:type="dxa"/>
            </w:tcMar>
          </w:tcPr>
          <w:p w:rsidR="002F7A47" w:rsidRDefault="00554BA5">
            <w:pPr>
              <w:spacing w:line="240" w:lineRule="auto"/>
              <w:ind w:left="420"/>
              <w:jc w:val="center"/>
              <w:rPr>
                <w:color w:val="202122"/>
                <w:sz w:val="21"/>
                <w:szCs w:val="21"/>
              </w:rPr>
            </w:pPr>
            <w:r>
              <w:rPr>
                <w:color w:val="202122"/>
                <w:sz w:val="21"/>
                <w:szCs w:val="21"/>
              </w:rPr>
              <w:t>G</w:t>
            </w:r>
          </w:p>
        </w:tc>
      </w:tr>
    </w:tbl>
    <w:p w:rsidR="002F7A47" w:rsidRDefault="00554BA5">
      <w:pPr>
        <w:shd w:val="clear" w:color="auto" w:fill="FFFFFF"/>
        <w:spacing w:before="100" w:after="100" w:line="240" w:lineRule="auto"/>
        <w:rPr>
          <w:color w:val="202122"/>
          <w:sz w:val="21"/>
          <w:szCs w:val="21"/>
        </w:rPr>
      </w:pPr>
      <w:r>
        <w:rPr>
          <w:color w:val="202122"/>
          <w:sz w:val="21"/>
          <w:szCs w:val="21"/>
        </w:rPr>
        <w:t>При этом фотодиодов зелёного цвета в каждой ячейке в два раза больше, чем фотодиодов других цветов, в результате разрешающая способность такой структуры максимальна в зелёной области спектра.</w:t>
      </w:r>
      <w:r>
        <w:rPr>
          <w:noProof/>
          <w:lang w:val="ru-RU"/>
        </w:rPr>
        <w:drawing>
          <wp:anchor distT="114300" distB="114300" distL="114300" distR="114300" simplePos="0" relativeHeight="251660288" behindDoc="0" locked="0" layoutInCell="1" hidden="0" allowOverlap="1" wp14:anchorId="34D5E3E4" wp14:editId="0C947FF1">
            <wp:simplePos x="0" y="0"/>
            <wp:positionH relativeFrom="column">
              <wp:posOffset>2771775</wp:posOffset>
            </wp:positionH>
            <wp:positionV relativeFrom="paragraph">
              <wp:posOffset>238125</wp:posOffset>
            </wp:positionV>
            <wp:extent cx="3854812" cy="2915269"/>
            <wp:effectExtent l="0" t="0" r="0" b="0"/>
            <wp:wrapSquare wrapText="bothSides" distT="114300" distB="114300" distL="114300" distR="114300"/>
            <wp:docPr id="3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6"/>
                    <a:srcRect/>
                    <a:stretch>
                      <a:fillRect/>
                    </a:stretch>
                  </pic:blipFill>
                  <pic:spPr>
                    <a:xfrm>
                      <a:off x="0" y="0"/>
                      <a:ext cx="3854812" cy="2915269"/>
                    </a:xfrm>
                    <a:prstGeom prst="rect">
                      <a:avLst/>
                    </a:prstGeom>
                    <a:ln/>
                  </pic:spPr>
                </pic:pic>
              </a:graphicData>
            </a:graphic>
          </wp:anchor>
        </w:drawing>
      </w: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554BA5">
      <w:pPr>
        <w:spacing w:line="240" w:lineRule="auto"/>
        <w:ind w:left="720"/>
      </w:pPr>
      <w:r>
        <w:br w:type="page"/>
      </w:r>
    </w:p>
    <w:p w:rsidR="002F7A47" w:rsidRDefault="00554BA5">
      <w:pPr>
        <w:pStyle w:val="1"/>
        <w:numPr>
          <w:ilvl w:val="0"/>
          <w:numId w:val="13"/>
        </w:numPr>
        <w:ind w:left="0" w:firstLine="708"/>
      </w:pPr>
      <w:bookmarkStart w:id="7" w:name="_Toc154103738"/>
      <w:r>
        <w:lastRenderedPageBreak/>
        <w:t>Байесовский подход к принятию решений</w:t>
      </w:r>
      <w:bookmarkEnd w:id="7"/>
    </w:p>
    <w:p w:rsidR="002F7A47" w:rsidRDefault="002F7A47">
      <w:pPr>
        <w:spacing w:line="240" w:lineRule="auto"/>
        <w:ind w:left="720"/>
      </w:pPr>
    </w:p>
    <w:p w:rsidR="002F7A47" w:rsidRDefault="00554BA5">
      <w:pPr>
        <w:spacing w:line="240" w:lineRule="auto"/>
        <w:ind w:firstLine="720"/>
      </w:pPr>
      <w:r>
        <w:rPr>
          <w:b/>
        </w:rPr>
        <w:t>Байесовский классификатор</w:t>
      </w:r>
      <w:r>
        <w:t xml:space="preserve"> – широкий класс алгоритмов классификации, основанный на принципе максимума апостериорной вероятности. Для классифицируемого объекта вычисляются функции правдоподобия каждого из классов, по ним вычисляются апостериорные вероятности классов. Объект относится к тому классу, для которого апостериорная вероятность максимальна.</w:t>
      </w:r>
    </w:p>
    <w:p w:rsidR="002F7A47" w:rsidRDefault="00554BA5">
      <w:pPr>
        <w:spacing w:line="240" w:lineRule="auto"/>
        <w:ind w:firstLine="720"/>
      </w:pPr>
      <w:r>
        <w:t>К числу байесовских методов классификации относятся:</w:t>
      </w:r>
    </w:p>
    <w:p w:rsidR="002F7A47" w:rsidRDefault="00554BA5">
      <w:pPr>
        <w:spacing w:line="240" w:lineRule="auto"/>
      </w:pPr>
      <w:r>
        <w:t>- Наивный байесовский классификатор</w:t>
      </w:r>
    </w:p>
    <w:p w:rsidR="002F7A47" w:rsidRDefault="00554BA5">
      <w:pPr>
        <w:spacing w:line="240" w:lineRule="auto"/>
      </w:pPr>
      <w:r>
        <w:t>- Линейный дискриминант Фишера</w:t>
      </w:r>
    </w:p>
    <w:p w:rsidR="002F7A47" w:rsidRDefault="00554BA5">
      <w:pPr>
        <w:spacing w:line="240" w:lineRule="auto"/>
      </w:pPr>
      <w:r>
        <w:t>- Квадратичный дискриминант</w:t>
      </w:r>
    </w:p>
    <w:p w:rsidR="002F7A47" w:rsidRDefault="00554BA5">
      <w:pPr>
        <w:spacing w:line="240" w:lineRule="auto"/>
      </w:pPr>
      <w:r>
        <w:t xml:space="preserve">- Метод </w:t>
      </w:r>
      <w:proofErr w:type="spellStart"/>
      <w:r>
        <w:t>парзеновского</w:t>
      </w:r>
      <w:proofErr w:type="spellEnd"/>
      <w:r>
        <w:t xml:space="preserve"> окна</w:t>
      </w:r>
    </w:p>
    <w:p w:rsidR="002F7A47" w:rsidRDefault="00554BA5">
      <w:pPr>
        <w:spacing w:line="240" w:lineRule="auto"/>
      </w:pPr>
      <w:r>
        <w:t>- Метод радиальных базисных функций (RBF)</w:t>
      </w:r>
    </w:p>
    <w:p w:rsidR="002F7A47" w:rsidRDefault="00554BA5">
      <w:pPr>
        <w:spacing w:line="240" w:lineRule="auto"/>
      </w:pPr>
      <w:r>
        <w:t>- Логистическая регрессия</w:t>
      </w:r>
    </w:p>
    <w:p w:rsidR="002F7A47" w:rsidRDefault="00554BA5">
      <w:pPr>
        <w:spacing w:line="240" w:lineRule="auto"/>
        <w:ind w:firstLine="720"/>
      </w:pPr>
      <w:r>
        <w:rPr>
          <w:rFonts w:ascii="Arial Unicode MS" w:eastAsia="Arial Unicode MS" w:hAnsi="Arial Unicode MS" w:cs="Arial Unicode MS"/>
        </w:rPr>
        <w:t xml:space="preserve">Основная формула: Пусть X – множество описаний объектов, Y – множество номеров (или наименований) классов. На множестве пар «объект, класс» X×Y определена вероятностная мера P. Имеется конечная обучающая выборка независимых наблюдений </w:t>
      </w:r>
      <w:proofErr w:type="spellStart"/>
      <w:r>
        <w:rPr>
          <w:rFonts w:ascii="Arial Unicode MS" w:eastAsia="Arial Unicode MS" w:hAnsi="Arial Unicode MS" w:cs="Arial Unicode MS"/>
        </w:rPr>
        <w:t>Xm</w:t>
      </w:r>
      <w:proofErr w:type="spellEnd"/>
      <w:r>
        <w:rPr>
          <w:rFonts w:ascii="Arial Unicode MS" w:eastAsia="Arial Unicode MS" w:hAnsi="Arial Unicode MS" w:cs="Arial Unicode MS"/>
        </w:rPr>
        <w:t xml:space="preserve"> = {(x</w:t>
      </w:r>
      <w:proofErr w:type="gramStart"/>
      <w:r>
        <w:rPr>
          <w:rFonts w:ascii="Arial Unicode MS" w:eastAsia="Arial Unicode MS" w:hAnsi="Arial Unicode MS" w:cs="Arial Unicode MS"/>
        </w:rPr>
        <w:t>1 ,</w:t>
      </w:r>
      <w:proofErr w:type="gramEnd"/>
      <w:r>
        <w:rPr>
          <w:rFonts w:ascii="Arial Unicode MS" w:eastAsia="Arial Unicode MS" w:hAnsi="Arial Unicode MS" w:cs="Arial Unicode MS"/>
        </w:rPr>
        <w:t xml:space="preserve"> y1 ), …, (</w:t>
      </w:r>
      <w:proofErr w:type="spellStart"/>
      <w:r>
        <w:rPr>
          <w:rFonts w:ascii="Arial Unicode MS" w:eastAsia="Arial Unicode MS" w:hAnsi="Arial Unicode MS" w:cs="Arial Unicode MS"/>
        </w:rPr>
        <w:t>xm</w:t>
      </w:r>
      <w:proofErr w:type="spellEnd"/>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ym</w:t>
      </w:r>
      <w:proofErr w:type="spellEnd"/>
      <w:r>
        <w:rPr>
          <w:rFonts w:ascii="Arial Unicode MS" w:eastAsia="Arial Unicode MS" w:hAnsi="Arial Unicode MS" w:cs="Arial Unicode MS"/>
        </w:rPr>
        <w:t xml:space="preserve"> )}, полученных согласно вероятностной мере P. Задача классификации заключается в том, чтобы построить алгоритм α: X → Y, способный классифицировать произвольный объект x </w:t>
      </w:r>
      <w:proofErr w:type="spellStart"/>
      <w:r>
        <w:rPr>
          <w:rFonts w:ascii="Arial Unicode MS" w:eastAsia="Arial Unicode MS" w:hAnsi="Arial Unicode MS" w:cs="Arial Unicode MS"/>
        </w:rPr>
        <w:t>X</w:t>
      </w:r>
      <w:proofErr w:type="spellEnd"/>
      <w:r>
        <w:rPr>
          <w:rFonts w:ascii="Arial Unicode MS" w:eastAsia="Arial Unicode MS" w:hAnsi="Arial Unicode MS" w:cs="Arial Unicode MS"/>
        </w:rPr>
        <w:t>.</w:t>
      </w:r>
    </w:p>
    <w:p w:rsidR="002F7A47" w:rsidRDefault="00554BA5">
      <w:pPr>
        <w:spacing w:line="240" w:lineRule="auto"/>
        <w:ind w:firstLine="720"/>
      </w:pPr>
      <w:r>
        <w:t>В байесовской теории классификации эта задача разделяется на две.</w:t>
      </w:r>
    </w:p>
    <w:p w:rsidR="002F7A47" w:rsidRDefault="00554BA5">
      <w:pPr>
        <w:spacing w:line="240" w:lineRule="auto"/>
      </w:pPr>
      <w:r>
        <w:t>- Построение оптимального классификатора при известных плотностях классов. Эта подзадача имеет простое и окончательное решение.</w:t>
      </w:r>
    </w:p>
    <w:p w:rsidR="002F7A47" w:rsidRDefault="00554BA5">
      <w:pPr>
        <w:spacing w:line="240" w:lineRule="auto"/>
      </w:pPr>
      <w:r>
        <w:t>- Восстановление плотностей классов по обучающей выборке. В этой подзадаче сосредоточена основная сложность байесовского подхода к классификации</w:t>
      </w:r>
    </w:p>
    <w:p w:rsidR="002F7A47" w:rsidRDefault="00554BA5">
      <w:pPr>
        <w:spacing w:line="240" w:lineRule="auto"/>
        <w:ind w:firstLine="720"/>
      </w:pPr>
      <w:r>
        <w:t xml:space="preserve">Построение классификатора при известных плотностях классов: Пусть для каждого класса </w:t>
      </w:r>
      <w:proofErr w:type="gramStart"/>
      <w:r>
        <w:t xml:space="preserve">y  </w:t>
      </w:r>
      <w:proofErr w:type="spellStart"/>
      <w:r>
        <w:t>Y</w:t>
      </w:r>
      <w:proofErr w:type="spellEnd"/>
      <w:proofErr w:type="gramEnd"/>
      <w:r>
        <w:t xml:space="preserve"> известна априорная вероятность </w:t>
      </w:r>
      <w:proofErr w:type="spellStart"/>
      <w:r>
        <w:t>Py</w:t>
      </w:r>
      <w:proofErr w:type="spellEnd"/>
      <w:r>
        <w:t xml:space="preserve"> того, что появится объект класса y, и плотности распределения </w:t>
      </w:r>
      <w:proofErr w:type="spellStart"/>
      <w:r>
        <w:t>py</w:t>
      </w:r>
      <w:proofErr w:type="spellEnd"/>
      <w:r>
        <w:t xml:space="preserve"> (x) каждого из классов, называемые также функциями правдоподобия классов. Требуется построить алгоритм классификации α(x), доставляющий минимальное значение функционалу среднего риска.</w:t>
      </w:r>
    </w:p>
    <w:p w:rsidR="002F7A47" w:rsidRDefault="00554BA5">
      <w:pPr>
        <w:spacing w:line="240" w:lineRule="auto"/>
        <w:ind w:firstLine="720"/>
      </w:pPr>
      <w:r>
        <w:t>Средний риск определяется как математическое ожидание ошибки:</w:t>
      </w:r>
    </w:p>
    <w:p w:rsidR="002F7A47" w:rsidRDefault="00554BA5">
      <w:pPr>
        <w:spacing w:line="240" w:lineRule="auto"/>
      </w:pPr>
      <w:r>
        <w:t xml:space="preserve">где </w:t>
      </w:r>
      <w:proofErr w:type="spellStart"/>
      <w:r>
        <w:t>λy</w:t>
      </w:r>
      <w:proofErr w:type="spellEnd"/>
      <w:r>
        <w:t xml:space="preserve"> – цена ошибки или штраф за отнесение объекта класса y к какому-либо другому классу.</w:t>
      </w:r>
    </w:p>
    <w:p w:rsidR="002F7A47" w:rsidRDefault="00554BA5">
      <w:pPr>
        <w:spacing w:line="240" w:lineRule="auto"/>
      </w:pPr>
      <w:r>
        <w:rPr>
          <w:noProof/>
          <w:lang w:val="ru-RU"/>
        </w:rPr>
        <w:drawing>
          <wp:inline distT="114300" distB="114300" distL="114300" distR="114300" wp14:anchorId="37FCF96C" wp14:editId="7EF978E6">
            <wp:extent cx="2283188" cy="834172"/>
            <wp:effectExtent l="0" t="0" r="0" b="0"/>
            <wp:docPr id="2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7"/>
                    <a:srcRect/>
                    <a:stretch>
                      <a:fillRect/>
                    </a:stretch>
                  </pic:blipFill>
                  <pic:spPr>
                    <a:xfrm>
                      <a:off x="0" y="0"/>
                      <a:ext cx="2283188" cy="834172"/>
                    </a:xfrm>
                    <a:prstGeom prst="rect">
                      <a:avLst/>
                    </a:prstGeom>
                    <a:ln/>
                  </pic:spPr>
                </pic:pic>
              </a:graphicData>
            </a:graphic>
          </wp:inline>
        </w:drawing>
      </w:r>
    </w:p>
    <w:p w:rsidR="002F7A47" w:rsidRDefault="00554BA5">
      <w:pPr>
        <w:spacing w:line="240" w:lineRule="auto"/>
        <w:ind w:firstLine="720"/>
      </w:pPr>
      <w:r>
        <w:t>Теорема. Решением этой задачи является алгоритм</w:t>
      </w:r>
    </w:p>
    <w:p w:rsidR="002F7A47" w:rsidRDefault="00554BA5">
      <w:pPr>
        <w:spacing w:line="240" w:lineRule="auto"/>
      </w:pPr>
      <w:r>
        <w:t xml:space="preserve"> Значение P{</w:t>
      </w:r>
      <w:proofErr w:type="spellStart"/>
      <w:r>
        <w:t>y|x</w:t>
      </w:r>
      <w:proofErr w:type="spellEnd"/>
      <w:r>
        <w:t xml:space="preserve">} = </w:t>
      </w:r>
      <w:proofErr w:type="spellStart"/>
      <w:r>
        <w:t>Pypy</w:t>
      </w:r>
      <w:proofErr w:type="spellEnd"/>
      <w:r>
        <w:t xml:space="preserve"> (x) интерпретируется как апостериорная вероятность того, что объект x принадлежит классу y. Если классы </w:t>
      </w:r>
      <w:proofErr w:type="spellStart"/>
      <w:r>
        <w:t>равнозначимы</w:t>
      </w:r>
      <w:proofErr w:type="spellEnd"/>
      <w:r>
        <w:t xml:space="preserve">, </w:t>
      </w:r>
      <w:proofErr w:type="spellStart"/>
      <w:r>
        <w:t>λyPy</w:t>
      </w:r>
      <w:proofErr w:type="spellEnd"/>
      <w:r>
        <w:t xml:space="preserve"> = </w:t>
      </w:r>
      <w:proofErr w:type="spellStart"/>
      <w:r>
        <w:t>const</w:t>
      </w:r>
      <w:proofErr w:type="spellEnd"/>
      <w:r>
        <w:t>(y), то объект x просто относится к классу с наибольшим значением плотности распределения в точке x</w:t>
      </w:r>
    </w:p>
    <w:p w:rsidR="002F7A47" w:rsidRDefault="00554BA5">
      <w:pPr>
        <w:spacing w:line="240" w:lineRule="auto"/>
        <w:ind w:firstLine="720"/>
      </w:pPr>
      <w:r>
        <w:t xml:space="preserve">Восстановление плотностей классов по обучающей выборке: По заданной </w:t>
      </w:r>
      <w:proofErr w:type="spellStart"/>
      <w:r>
        <w:t>подвыборке</w:t>
      </w:r>
      <w:proofErr w:type="spellEnd"/>
      <w:r>
        <w:t xml:space="preserve"> объектов класса y построить эмпирические оценки априорных вероятностей </w:t>
      </w:r>
      <w:proofErr w:type="spellStart"/>
      <w:r>
        <w:t>Py</w:t>
      </w:r>
      <w:proofErr w:type="spellEnd"/>
      <w:r>
        <w:t xml:space="preserve"> и функций правдоподобия </w:t>
      </w:r>
      <w:proofErr w:type="spellStart"/>
      <w:r>
        <w:t>py</w:t>
      </w:r>
      <w:proofErr w:type="spellEnd"/>
      <w:r>
        <w:t xml:space="preserve"> (x). В качестве оценки априорных вероятностей берут, как правило, долю объектов данного класса в обучающей выборке</w:t>
      </w:r>
    </w:p>
    <w:p w:rsidR="002F7A47" w:rsidRDefault="00554BA5">
      <w:pPr>
        <w:spacing w:line="240" w:lineRule="auto"/>
      </w:pPr>
      <w:r>
        <w:t>- Параметрическое восстановление плотности при дополнительном предположении, что плотности нормальные (</w:t>
      </w:r>
      <w:proofErr w:type="spellStart"/>
      <w:r>
        <w:t>гауссовские</w:t>
      </w:r>
      <w:proofErr w:type="spellEnd"/>
      <w:r>
        <w:t>), приводит к нормальному дискриминантному анализу и линейному дискриминанту Фишера.</w:t>
      </w:r>
    </w:p>
    <w:p w:rsidR="002F7A47" w:rsidRDefault="00554BA5">
      <w:pPr>
        <w:spacing w:line="240" w:lineRule="auto"/>
      </w:pPr>
      <w:r>
        <w:t xml:space="preserve">- Непараметрическое восстановление плотности приводит, в частности, к методу </w:t>
      </w:r>
      <w:proofErr w:type="spellStart"/>
      <w:r>
        <w:t>парзеновского</w:t>
      </w:r>
      <w:proofErr w:type="spellEnd"/>
      <w:r>
        <w:t xml:space="preserve"> окна.</w:t>
      </w:r>
    </w:p>
    <w:p w:rsidR="002F7A47" w:rsidRDefault="00554BA5">
      <w:pPr>
        <w:spacing w:line="240" w:lineRule="auto"/>
      </w:pPr>
      <w:r>
        <w:t xml:space="preserve">- Разделение смеси распределений может быть сделано с помощью EM-алгоритма. Дополнительное предположение, что плотности компонент смеси являются радиальными функциями, приводит к методу радиальных базисных функций. Обычно в качестве компонент смеси берут, опять-таки, </w:t>
      </w:r>
      <w:proofErr w:type="spellStart"/>
      <w:r>
        <w:t>гауссовские</w:t>
      </w:r>
      <w:proofErr w:type="spellEnd"/>
      <w:r>
        <w:t xml:space="preserve"> плотности.</w:t>
      </w:r>
    </w:p>
    <w:p w:rsidR="002F7A47" w:rsidRDefault="002F7A47">
      <w:pPr>
        <w:spacing w:line="240" w:lineRule="auto"/>
        <w:ind w:left="720"/>
      </w:pPr>
    </w:p>
    <w:p w:rsidR="002F7A47" w:rsidRDefault="002F7A47"/>
    <w:p w:rsidR="002F7A47" w:rsidRDefault="002F7A47"/>
    <w:p w:rsidR="002F7A47" w:rsidRDefault="00554BA5">
      <w:pPr>
        <w:spacing w:line="240" w:lineRule="auto"/>
        <w:ind w:left="720"/>
      </w:pPr>
      <w:r>
        <w:br w:type="page"/>
      </w:r>
    </w:p>
    <w:p w:rsidR="002F7A47" w:rsidRDefault="00554BA5">
      <w:pPr>
        <w:pStyle w:val="1"/>
        <w:numPr>
          <w:ilvl w:val="0"/>
          <w:numId w:val="13"/>
        </w:numPr>
        <w:ind w:left="0" w:firstLine="708"/>
      </w:pPr>
      <w:bookmarkStart w:id="8" w:name="_Toc154103739"/>
      <w:r>
        <w:lastRenderedPageBreak/>
        <w:t>Баланс белого</w:t>
      </w:r>
      <w:bookmarkEnd w:id="8"/>
    </w:p>
    <w:p w:rsidR="002F7A47" w:rsidRDefault="00554BA5">
      <w:hyperlink r:id="rId28">
        <w:r>
          <w:rPr>
            <w:color w:val="1155CC"/>
            <w:u w:val="single"/>
          </w:rPr>
          <w:t>https://ru.wikipedia.org/wiki/%D0%91%D0%B0%D0%BB%D0%B0%D0%BD%D1%81_%D0%B1%D0%B5%D0%BB%D0%BE%D0%B3%D0%BE_%D1%86%D0%B2%D0%B5%D1%82%D0%B0</w:t>
        </w:r>
      </w:hyperlink>
    </w:p>
    <w:p w:rsidR="002F7A47" w:rsidRDefault="00554BA5">
      <w:pPr>
        <w:shd w:val="clear" w:color="auto" w:fill="FFFFFF"/>
        <w:spacing w:before="100" w:after="100"/>
        <w:rPr>
          <w:color w:val="202122"/>
          <w:sz w:val="21"/>
          <w:szCs w:val="21"/>
        </w:rPr>
      </w:pPr>
      <w:proofErr w:type="spellStart"/>
      <w:r>
        <w:rPr>
          <w:b/>
          <w:color w:val="202122"/>
          <w:sz w:val="21"/>
          <w:szCs w:val="21"/>
        </w:rPr>
        <w:t>Бала́нс</w:t>
      </w:r>
      <w:proofErr w:type="spellEnd"/>
      <w:r>
        <w:rPr>
          <w:b/>
          <w:color w:val="202122"/>
          <w:sz w:val="21"/>
          <w:szCs w:val="21"/>
        </w:rPr>
        <w:t xml:space="preserve"> </w:t>
      </w:r>
      <w:proofErr w:type="spellStart"/>
      <w:r>
        <w:rPr>
          <w:b/>
          <w:color w:val="202122"/>
          <w:sz w:val="21"/>
          <w:szCs w:val="21"/>
        </w:rPr>
        <w:t>бе́лого</w:t>
      </w:r>
      <w:proofErr w:type="spellEnd"/>
      <w:r>
        <w:rPr>
          <w:b/>
          <w:color w:val="202122"/>
          <w:sz w:val="21"/>
          <w:szCs w:val="21"/>
        </w:rPr>
        <w:t xml:space="preserve"> </w:t>
      </w:r>
      <w:proofErr w:type="spellStart"/>
      <w:r>
        <w:rPr>
          <w:b/>
          <w:color w:val="202122"/>
          <w:sz w:val="21"/>
          <w:szCs w:val="21"/>
        </w:rPr>
        <w:t>цве́та</w:t>
      </w:r>
      <w:proofErr w:type="spellEnd"/>
      <w:r>
        <w:rPr>
          <w:color w:val="202122"/>
          <w:sz w:val="21"/>
          <w:szCs w:val="21"/>
        </w:rPr>
        <w:t xml:space="preserve"> (также кратко называемый </w:t>
      </w:r>
      <w:r>
        <w:rPr>
          <w:i/>
          <w:color w:val="202122"/>
          <w:sz w:val="21"/>
          <w:szCs w:val="21"/>
        </w:rPr>
        <w:t>баланс белого</w:t>
      </w:r>
      <w:r>
        <w:rPr>
          <w:color w:val="202122"/>
          <w:sz w:val="21"/>
          <w:szCs w:val="21"/>
        </w:rPr>
        <w:t xml:space="preserve">) — один из параметров метода передачи </w:t>
      </w:r>
      <w:hyperlink r:id="rId29">
        <w:r>
          <w:rPr>
            <w:color w:val="0645AD"/>
            <w:sz w:val="21"/>
            <w:szCs w:val="21"/>
          </w:rPr>
          <w:t>цветного</w:t>
        </w:r>
      </w:hyperlink>
      <w:r>
        <w:rPr>
          <w:color w:val="202122"/>
          <w:sz w:val="21"/>
          <w:szCs w:val="21"/>
        </w:rPr>
        <w:t xml:space="preserve"> изображения, определяющий соответствие цветовой гаммы изображения объекта цветовой гамме объекта съёмки.</w:t>
      </w:r>
    </w:p>
    <w:p w:rsidR="002F7A47" w:rsidRDefault="00554BA5">
      <w:pPr>
        <w:shd w:val="clear" w:color="auto" w:fill="FFFFFF"/>
        <w:spacing w:before="100" w:after="100"/>
        <w:rPr>
          <w:color w:val="202122"/>
          <w:sz w:val="21"/>
          <w:szCs w:val="21"/>
        </w:rPr>
      </w:pPr>
      <w:r>
        <w:rPr>
          <w:color w:val="202122"/>
          <w:sz w:val="21"/>
          <w:szCs w:val="21"/>
        </w:rPr>
        <w:t xml:space="preserve">Обычно употребляется как изменяемая характеристика </w:t>
      </w:r>
      <w:hyperlink r:id="rId30">
        <w:r>
          <w:rPr>
            <w:color w:val="0645AD"/>
            <w:sz w:val="21"/>
            <w:szCs w:val="21"/>
          </w:rPr>
          <w:t>фотографического процесса</w:t>
        </w:r>
      </w:hyperlink>
      <w:r>
        <w:rPr>
          <w:color w:val="202122"/>
          <w:sz w:val="21"/>
          <w:szCs w:val="21"/>
        </w:rPr>
        <w:t xml:space="preserve">, </w:t>
      </w:r>
      <w:hyperlink r:id="rId31">
        <w:r>
          <w:rPr>
            <w:color w:val="0645AD"/>
            <w:sz w:val="21"/>
            <w:szCs w:val="21"/>
          </w:rPr>
          <w:t>фотоматериала</w:t>
        </w:r>
      </w:hyperlink>
      <w:r>
        <w:rPr>
          <w:color w:val="202122"/>
          <w:sz w:val="21"/>
          <w:szCs w:val="21"/>
        </w:rPr>
        <w:t xml:space="preserve">, систем цветной печати и копирования, телевизионных систем и устройств воспроизведения графической информации (например, </w:t>
      </w:r>
      <w:hyperlink r:id="rId32">
        <w:r>
          <w:rPr>
            <w:color w:val="0645AD"/>
            <w:sz w:val="21"/>
            <w:szCs w:val="21"/>
          </w:rPr>
          <w:t>мониторов</w:t>
        </w:r>
      </w:hyperlink>
      <w:r>
        <w:rPr>
          <w:color w:val="202122"/>
          <w:sz w:val="21"/>
          <w:szCs w:val="21"/>
        </w:rPr>
        <w:t>).</w:t>
      </w:r>
    </w:p>
    <w:p w:rsidR="002F7A47" w:rsidRDefault="00554BA5">
      <w:pPr>
        <w:shd w:val="clear" w:color="auto" w:fill="FFFFFF"/>
        <w:spacing w:before="100" w:after="100"/>
        <w:rPr>
          <w:color w:val="202122"/>
          <w:sz w:val="21"/>
          <w:szCs w:val="21"/>
        </w:rPr>
      </w:pPr>
      <w:r>
        <w:rPr>
          <w:b/>
          <w:color w:val="202122"/>
          <w:sz w:val="21"/>
          <w:szCs w:val="21"/>
        </w:rPr>
        <w:t>Баланс белого</w:t>
      </w:r>
      <w:r>
        <w:rPr>
          <w:color w:val="202122"/>
          <w:sz w:val="21"/>
          <w:szCs w:val="21"/>
        </w:rPr>
        <w:t xml:space="preserve">, </w:t>
      </w:r>
      <w:r>
        <w:rPr>
          <w:b/>
          <w:color w:val="202122"/>
          <w:sz w:val="21"/>
          <w:szCs w:val="21"/>
        </w:rPr>
        <w:t>коррекция баланса белого</w:t>
      </w:r>
      <w:r>
        <w:rPr>
          <w:color w:val="202122"/>
          <w:sz w:val="21"/>
          <w:szCs w:val="21"/>
        </w:rPr>
        <w:t xml:space="preserve">, </w:t>
      </w:r>
      <w:r>
        <w:rPr>
          <w:b/>
          <w:color w:val="202122"/>
          <w:sz w:val="21"/>
          <w:szCs w:val="21"/>
        </w:rPr>
        <w:t>настройка белой точки</w:t>
      </w:r>
      <w:r>
        <w:rPr>
          <w:color w:val="202122"/>
          <w:sz w:val="21"/>
          <w:szCs w:val="21"/>
        </w:rPr>
        <w:t xml:space="preserve"> или </w:t>
      </w:r>
      <w:hyperlink r:id="rId33" w:anchor="%D0%A6%D0%B2%D0%B5%D1%82%D0%BE%D0%BA%D0%BE%D1%80%D1%80%D0%B5%D0%BA%D1%86%D0%B8%D1%8F">
        <w:proofErr w:type="spellStart"/>
        <w:r>
          <w:rPr>
            <w:b/>
            <w:color w:val="0645AD"/>
            <w:sz w:val="21"/>
            <w:szCs w:val="21"/>
          </w:rPr>
          <w:t>цветокоррекция</w:t>
        </w:r>
        <w:proofErr w:type="spellEnd"/>
      </w:hyperlink>
      <w:r>
        <w:rPr>
          <w:color w:val="202122"/>
          <w:sz w:val="21"/>
          <w:szCs w:val="21"/>
        </w:rPr>
        <w:t xml:space="preserve"> — технология коррекции цветов изображения объекта до тех цветов, в которых человек видит объект в естественных условиях (объективный подход), или до тех цветов, которые представляются наиболее привлекательными (субъективный подход). Аналог биологического механизма — </w:t>
      </w:r>
      <w:hyperlink r:id="rId34">
        <w:proofErr w:type="spellStart"/>
        <w:r>
          <w:rPr>
            <w:color w:val="0645AD"/>
            <w:sz w:val="21"/>
            <w:szCs w:val="21"/>
          </w:rPr>
          <w:t>цветопостоянства</w:t>
        </w:r>
        <w:proofErr w:type="spellEnd"/>
      </w:hyperlink>
      <w:r>
        <w:rPr>
          <w:color w:val="202122"/>
          <w:sz w:val="21"/>
          <w:szCs w:val="21"/>
        </w:rPr>
        <w:t>.</w:t>
      </w:r>
    </w:p>
    <w:p w:rsidR="002F7A47" w:rsidRDefault="002F7A47">
      <w:pPr>
        <w:shd w:val="clear" w:color="auto" w:fill="FFFFFF"/>
        <w:spacing w:before="100" w:after="100"/>
        <w:rPr>
          <w:color w:val="202122"/>
          <w:sz w:val="21"/>
          <w:szCs w:val="21"/>
        </w:rPr>
      </w:pPr>
    </w:p>
    <w:p w:rsidR="002F7A47" w:rsidRDefault="002F7A47">
      <w:pPr>
        <w:shd w:val="clear" w:color="auto" w:fill="FFFFFF"/>
        <w:spacing w:before="100" w:after="100"/>
        <w:rPr>
          <w:color w:val="202122"/>
          <w:sz w:val="21"/>
          <w:szCs w:val="21"/>
        </w:rPr>
      </w:pPr>
    </w:p>
    <w:p w:rsidR="002F7A47" w:rsidRDefault="002F7A47">
      <w:pPr>
        <w:shd w:val="clear" w:color="auto" w:fill="FFFFFF"/>
        <w:spacing w:before="100" w:after="100"/>
        <w:rPr>
          <w:color w:val="202122"/>
          <w:sz w:val="21"/>
          <w:szCs w:val="21"/>
        </w:rPr>
      </w:pPr>
    </w:p>
    <w:p w:rsidR="002F7A47" w:rsidRDefault="00554BA5">
      <w:pPr>
        <w:shd w:val="clear" w:color="auto" w:fill="FFFFFF"/>
        <w:spacing w:before="100" w:after="100"/>
        <w:rPr>
          <w:color w:val="202122"/>
          <w:sz w:val="23"/>
          <w:szCs w:val="23"/>
          <w:highlight w:val="white"/>
        </w:rPr>
      </w:pPr>
      <w:r>
        <w:rPr>
          <w:color w:val="202122"/>
          <w:sz w:val="23"/>
          <w:szCs w:val="23"/>
          <w:highlight w:val="white"/>
        </w:rPr>
        <w:t>Баланс белого — это функция, которая позволяет белым элементам сохранять свой цвет на фотографии, компенсируя влияние цвета освещения в условиях съемки.</w:t>
      </w:r>
    </w:p>
    <w:p w:rsidR="002F7A47" w:rsidRDefault="00554BA5">
      <w:pPr>
        <w:shd w:val="clear" w:color="auto" w:fill="FFFFFF"/>
        <w:spacing w:before="100" w:after="100"/>
      </w:pPr>
      <w:r>
        <w:rPr>
          <w:color w:val="202122"/>
          <w:sz w:val="23"/>
          <w:szCs w:val="23"/>
          <w:highlight w:val="white"/>
        </w:rPr>
        <w:t>У разного освещения разные цвета и характеристики. Например, свет от ламп накаливания кажется желтым, а солнечный свет при облачной погоде придает фотографиям синий оттенок. Человеческий глаз способен автоматически компенсировать влияние света, основываясь на понимании того, что «белые предметы должны выглядеть белыми». Однако на фотографиях камера воспроизводит цвета такими, какие они есть. В результате в зависимости от окружающего освещения белый цвет может стать желтоватым или голубым на фотографии, если сравнивать с тем, что видно невооруженным глазом.</w:t>
      </w:r>
    </w:p>
    <w:p w:rsidR="002F7A47" w:rsidRDefault="002F7A47">
      <w:pPr>
        <w:spacing w:line="240" w:lineRule="auto"/>
      </w:pPr>
    </w:p>
    <w:p w:rsidR="002F7A47" w:rsidRDefault="002F7A47">
      <w:pPr>
        <w:spacing w:line="240" w:lineRule="auto"/>
      </w:pPr>
    </w:p>
    <w:p w:rsidR="002F7A47" w:rsidRDefault="002F7A47">
      <w:pPr>
        <w:spacing w:line="240" w:lineRule="auto"/>
      </w:pPr>
    </w:p>
    <w:p w:rsidR="002F7A47" w:rsidRDefault="002F7A47">
      <w:pPr>
        <w:spacing w:line="240" w:lineRule="auto"/>
      </w:pPr>
    </w:p>
    <w:p w:rsidR="002F7A47" w:rsidRDefault="002F7A47">
      <w:pPr>
        <w:spacing w:line="240" w:lineRule="auto"/>
      </w:pPr>
    </w:p>
    <w:p w:rsidR="002F7A47" w:rsidRDefault="002F7A47">
      <w:pPr>
        <w:spacing w:line="240" w:lineRule="auto"/>
      </w:pPr>
    </w:p>
    <w:p w:rsidR="002F7A47" w:rsidRDefault="002F7A47">
      <w:pPr>
        <w:spacing w:line="240" w:lineRule="auto"/>
      </w:pPr>
    </w:p>
    <w:p w:rsidR="002F7A47" w:rsidRDefault="002F7A47">
      <w:pPr>
        <w:spacing w:line="240" w:lineRule="auto"/>
      </w:pPr>
    </w:p>
    <w:p w:rsidR="002F7A47" w:rsidRDefault="002F7A47">
      <w:pPr>
        <w:spacing w:line="240" w:lineRule="auto"/>
      </w:pPr>
    </w:p>
    <w:p w:rsidR="002F7A47" w:rsidRDefault="002F7A47">
      <w:pPr>
        <w:spacing w:line="240" w:lineRule="auto"/>
      </w:pPr>
    </w:p>
    <w:p w:rsidR="002F7A47" w:rsidRDefault="002F7A47">
      <w:pPr>
        <w:spacing w:line="240" w:lineRule="auto"/>
      </w:pPr>
    </w:p>
    <w:p w:rsidR="002F7A47" w:rsidRDefault="002F7A47">
      <w:pPr>
        <w:spacing w:line="240" w:lineRule="auto"/>
      </w:pPr>
    </w:p>
    <w:p w:rsidR="002F7A47" w:rsidRDefault="002F7A47">
      <w:pPr>
        <w:spacing w:line="240" w:lineRule="auto"/>
      </w:pPr>
    </w:p>
    <w:p w:rsidR="002F7A47" w:rsidRDefault="002F7A47">
      <w:pPr>
        <w:spacing w:line="240" w:lineRule="auto"/>
      </w:pPr>
    </w:p>
    <w:p w:rsidR="002F7A47" w:rsidRDefault="002F7A47">
      <w:pPr>
        <w:spacing w:line="240" w:lineRule="auto"/>
      </w:pPr>
    </w:p>
    <w:p w:rsidR="002F7A47" w:rsidRDefault="002F7A47">
      <w:pPr>
        <w:spacing w:line="240" w:lineRule="auto"/>
      </w:pPr>
    </w:p>
    <w:p w:rsidR="002F7A47" w:rsidRDefault="002F7A47">
      <w:pPr>
        <w:spacing w:line="240" w:lineRule="auto"/>
      </w:pPr>
    </w:p>
    <w:p w:rsidR="002F7A47" w:rsidRDefault="002F7A47">
      <w:pPr>
        <w:spacing w:line="240" w:lineRule="auto"/>
      </w:pPr>
    </w:p>
    <w:p w:rsidR="002F7A47" w:rsidRDefault="002F7A47">
      <w:pPr>
        <w:spacing w:line="240" w:lineRule="auto"/>
      </w:pPr>
    </w:p>
    <w:p w:rsidR="002F7A47" w:rsidRDefault="002F7A47">
      <w:pPr>
        <w:spacing w:line="240" w:lineRule="auto"/>
      </w:pPr>
    </w:p>
    <w:p w:rsidR="002F7A47" w:rsidRDefault="002F7A47">
      <w:pPr>
        <w:spacing w:line="240" w:lineRule="auto"/>
      </w:pPr>
    </w:p>
    <w:p w:rsidR="002F7A47" w:rsidRDefault="002F7A47">
      <w:pPr>
        <w:spacing w:line="240" w:lineRule="auto"/>
      </w:pPr>
    </w:p>
    <w:p w:rsidR="002F7A47" w:rsidRDefault="002F7A47">
      <w:pPr>
        <w:spacing w:line="240" w:lineRule="auto"/>
      </w:pPr>
    </w:p>
    <w:p w:rsidR="002F7A47" w:rsidRDefault="002F7A47">
      <w:pPr>
        <w:spacing w:line="240" w:lineRule="auto"/>
      </w:pPr>
    </w:p>
    <w:p w:rsidR="002F7A47" w:rsidRDefault="002F7A47">
      <w:pPr>
        <w:spacing w:line="240" w:lineRule="auto"/>
      </w:pPr>
    </w:p>
    <w:p w:rsidR="002F7A47" w:rsidRDefault="002F7A47">
      <w:pPr>
        <w:spacing w:line="240" w:lineRule="auto"/>
      </w:pPr>
    </w:p>
    <w:p w:rsidR="002F7A47" w:rsidRDefault="002F7A47">
      <w:pPr>
        <w:spacing w:line="240" w:lineRule="auto"/>
      </w:pPr>
    </w:p>
    <w:p w:rsidR="002F7A47" w:rsidRDefault="00554BA5">
      <w:pPr>
        <w:pStyle w:val="1"/>
        <w:numPr>
          <w:ilvl w:val="0"/>
          <w:numId w:val="13"/>
        </w:numPr>
        <w:ind w:left="0" w:firstLine="708"/>
      </w:pPr>
      <w:bookmarkStart w:id="9" w:name="_Toc154103740"/>
      <w:r>
        <w:lastRenderedPageBreak/>
        <w:t>Внесение эффектов в изображение</w:t>
      </w:r>
      <w:bookmarkEnd w:id="9"/>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Повышение резкости изображения</w:t>
      </w:r>
      <w:r>
        <w:rPr>
          <w:rFonts w:ascii="Times New Roman" w:eastAsia="Times New Roman" w:hAnsi="Times New Roman" w:cs="Times New Roman"/>
          <w:sz w:val="24"/>
          <w:szCs w:val="24"/>
        </w:rPr>
        <w:t>. Если к центральному элементу маски Лапласа добавить единицу и выполнить свертку изображения с такой маской, фактически получим добавление к исходному изображению градиентной информации. В результате повысится резкость исходного изображения. Для увеличения контраста между центральным пикселом и соседями используются отрицательные весовые коэффициенты.</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Создание эффекта тиснения</w:t>
      </w:r>
      <w:r>
        <w:rPr>
          <w:rFonts w:ascii="Times New Roman" w:eastAsia="Times New Roman" w:hAnsi="Times New Roman" w:cs="Times New Roman"/>
          <w:sz w:val="24"/>
          <w:szCs w:val="24"/>
        </w:rPr>
        <w:t>. Эффект тиснения можно придать изображению с помощью фильтров</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 xml:space="preserve">Создание эффекта </w:t>
      </w:r>
      <w:proofErr w:type="spellStart"/>
      <w:r>
        <w:rPr>
          <w:rFonts w:ascii="Times New Roman" w:eastAsia="Times New Roman" w:hAnsi="Times New Roman" w:cs="Times New Roman"/>
          <w:sz w:val="24"/>
          <w:szCs w:val="24"/>
          <w:u w:val="single"/>
        </w:rPr>
        <w:t>акварелизации</w:t>
      </w:r>
      <w:proofErr w:type="spellEnd"/>
      <w:r>
        <w:rPr>
          <w:rFonts w:ascii="Times New Roman" w:eastAsia="Times New Roman" w:hAnsi="Times New Roman" w:cs="Times New Roman"/>
          <w:sz w:val="24"/>
          <w:szCs w:val="24"/>
        </w:rPr>
        <w:t>. В результате применения данного фильтра изображение будет выглядеть так, будто оно нарисовано акварелью. На первом этапе сглаживается яркость редактируемого изображения. Можно использовать медианный фильтр или низкочастотный</w:t>
      </w:r>
    </w:p>
    <w:p w:rsidR="002F7A47" w:rsidRDefault="00554BA5">
      <w:pPr>
        <w:spacing w:line="240" w:lineRule="auto"/>
        <w:ind w:firstLine="700"/>
        <w:jc w:val="both"/>
      </w:pPr>
      <w:r>
        <w:rPr>
          <w:rFonts w:ascii="Times New Roman" w:eastAsia="Times New Roman" w:hAnsi="Times New Roman" w:cs="Times New Roman"/>
          <w:sz w:val="24"/>
          <w:szCs w:val="24"/>
        </w:rPr>
        <w:t>На следующем этапе повышается резкость переходов полученного изображения для завершения создания эффекта акварели, например, высокочастотным фильтром</w:t>
      </w:r>
    </w:p>
    <w:p w:rsidR="002F7A47" w:rsidRDefault="00554BA5">
      <w:pPr>
        <w:spacing w:line="240" w:lineRule="auto"/>
      </w:pPr>
      <w:r>
        <w:br w:type="page"/>
      </w:r>
    </w:p>
    <w:p w:rsidR="002F7A47" w:rsidRDefault="00554BA5">
      <w:pPr>
        <w:pStyle w:val="1"/>
        <w:numPr>
          <w:ilvl w:val="0"/>
          <w:numId w:val="13"/>
        </w:numPr>
        <w:ind w:left="0" w:firstLine="708"/>
      </w:pPr>
      <w:bookmarkStart w:id="10" w:name="_Toc154103741"/>
      <w:r>
        <w:lastRenderedPageBreak/>
        <w:t>Высокочастотные фильтры</w:t>
      </w:r>
      <w:bookmarkEnd w:id="10"/>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Высокочастотные фильтры</w:t>
      </w:r>
      <w:r>
        <w:rPr>
          <w:rFonts w:ascii="Times New Roman" w:eastAsia="Times New Roman" w:hAnsi="Times New Roman" w:cs="Times New Roman"/>
          <w:sz w:val="24"/>
          <w:szCs w:val="24"/>
        </w:rPr>
        <w:t xml:space="preserve"> используются для выделения перепадов яркости. На их базе строятся алгоритмы подчеркивания границ и выделения небольших объектов. Они усиливают резкие перепады на изображении, в то время как плавные подавляются. После обработки высокочастотным фильтром изображение становится более резким.</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Основной класс высокочастотных фильтров выделяет края. Краевым называется пиксел, в котором резко изменяется локальная яркость изображения. Методы выделения таких пикселов называют детекторами края. Их связная совокупность образует границы объектов, представленных на изображении.</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Как правило, резкое изменение яркости можно определить, анализируя первую производную функции яркости. Производная характеризует величину градиента. Граница объекта на изображении обычно перпендикулярна вектору градиента</w:t>
      </w:r>
    </w:p>
    <w:p w:rsidR="002F7A47" w:rsidRDefault="00554BA5">
      <w:pPr>
        <w:spacing w:line="240" w:lineRule="auto"/>
        <w:ind w:firstLine="7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масках высокочастотных фильтров часть коэффициентов имеет отрицательные значения, но сумма всех коэффициентов маски равна нулю, что означает вычисление разности значений яркости соседних пикселов. Для ускорения вычислений все коэффициенты, как правило, целочисленные.</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Фильтр Робертса</w:t>
      </w:r>
      <w:r>
        <w:rPr>
          <w:rFonts w:ascii="Times New Roman" w:eastAsia="Times New Roman" w:hAnsi="Times New Roman" w:cs="Times New Roman"/>
          <w:sz w:val="24"/>
          <w:szCs w:val="24"/>
        </w:rPr>
        <w:t>. Метод Робертса является самым простым, быстрым и достаточно эффективным. Он работает с наименьшими возможными масками размером 2х2</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Фильтр </w:t>
      </w:r>
      <w:proofErr w:type="spellStart"/>
      <w:r>
        <w:rPr>
          <w:rFonts w:ascii="Times New Roman" w:eastAsia="Times New Roman" w:hAnsi="Times New Roman" w:cs="Times New Roman"/>
          <w:i/>
          <w:sz w:val="24"/>
          <w:szCs w:val="24"/>
        </w:rPr>
        <w:t>Превитта</w:t>
      </w:r>
      <w:proofErr w:type="spellEnd"/>
      <w:r>
        <w:rPr>
          <w:rFonts w:ascii="Times New Roman" w:eastAsia="Times New Roman" w:hAnsi="Times New Roman" w:cs="Times New Roman"/>
          <w:sz w:val="24"/>
          <w:szCs w:val="24"/>
        </w:rPr>
        <w:t xml:space="preserve">. Метод </w:t>
      </w:r>
      <w:proofErr w:type="spellStart"/>
      <w:r>
        <w:rPr>
          <w:rFonts w:ascii="Times New Roman" w:eastAsia="Times New Roman" w:hAnsi="Times New Roman" w:cs="Times New Roman"/>
          <w:sz w:val="24"/>
          <w:szCs w:val="24"/>
        </w:rPr>
        <w:t>Превитта</w:t>
      </w:r>
      <w:proofErr w:type="spellEnd"/>
      <w:r>
        <w:rPr>
          <w:rFonts w:ascii="Times New Roman" w:eastAsia="Times New Roman" w:hAnsi="Times New Roman" w:cs="Times New Roman"/>
          <w:sz w:val="24"/>
          <w:szCs w:val="24"/>
        </w:rPr>
        <w:t xml:space="preserve"> предлагает две ортогональные матрицы (маски </w:t>
      </w:r>
      <w:proofErr w:type="spellStart"/>
      <w:r>
        <w:rPr>
          <w:rFonts w:ascii="Times New Roman" w:eastAsia="Times New Roman" w:hAnsi="Times New Roman" w:cs="Times New Roman"/>
          <w:sz w:val="24"/>
          <w:szCs w:val="24"/>
        </w:rPr>
        <w:t>Превитта</w:t>
      </w:r>
      <w:proofErr w:type="spellEnd"/>
      <w:r>
        <w:rPr>
          <w:rFonts w:ascii="Times New Roman" w:eastAsia="Times New Roman" w:hAnsi="Times New Roman" w:cs="Times New Roman"/>
          <w:sz w:val="24"/>
          <w:szCs w:val="24"/>
        </w:rPr>
        <w:t>) размерностью 3х3 для более точного вычисления производных по X и по Y</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Фильтр </w:t>
      </w:r>
      <w:proofErr w:type="spellStart"/>
      <w:r>
        <w:rPr>
          <w:rFonts w:ascii="Times New Roman" w:eastAsia="Times New Roman" w:hAnsi="Times New Roman" w:cs="Times New Roman"/>
          <w:i/>
          <w:sz w:val="24"/>
          <w:szCs w:val="24"/>
        </w:rPr>
        <w:t>Собела</w:t>
      </w:r>
      <w:proofErr w:type="spellEnd"/>
      <w:r>
        <w:rPr>
          <w:rFonts w:ascii="Times New Roman" w:eastAsia="Times New Roman" w:hAnsi="Times New Roman" w:cs="Times New Roman"/>
          <w:sz w:val="24"/>
          <w:szCs w:val="24"/>
        </w:rPr>
        <w:t xml:space="preserve"> использует разные веса в масках. Классическим вариантом этого фильтра являются маски</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Фильтр Лапласа</w:t>
      </w:r>
      <w:r>
        <w:rPr>
          <w:rFonts w:ascii="Times New Roman" w:eastAsia="Times New Roman" w:hAnsi="Times New Roman" w:cs="Times New Roman"/>
          <w:sz w:val="24"/>
          <w:szCs w:val="24"/>
        </w:rPr>
        <w:t>. Предыдущие фильтры использовали аппроксимацию первой производной по оси Х и по оси Y. В фильтре Лапласа применяется аппроксимация вторых производных по этим осям. В этом случае градиент вычисляется независимо от направления и границы выделяются точнее, чем в предыдущих методах.</w:t>
      </w:r>
    </w:p>
    <w:p w:rsidR="002F7A47" w:rsidRDefault="00554BA5">
      <w:pPr>
        <w:spacing w:line="240" w:lineRule="auto"/>
        <w:ind w:firstLine="700"/>
        <w:jc w:val="both"/>
      </w:pPr>
      <w:r>
        <w:rPr>
          <w:rFonts w:ascii="Times New Roman" w:eastAsia="Times New Roman" w:hAnsi="Times New Roman" w:cs="Times New Roman"/>
          <w:i/>
          <w:sz w:val="24"/>
          <w:szCs w:val="24"/>
        </w:rPr>
        <w:t xml:space="preserve">Выделение краев методом </w:t>
      </w:r>
      <w:proofErr w:type="spellStart"/>
      <w:r>
        <w:rPr>
          <w:rFonts w:ascii="Times New Roman" w:eastAsia="Times New Roman" w:hAnsi="Times New Roman" w:cs="Times New Roman"/>
          <w:i/>
          <w:sz w:val="24"/>
          <w:szCs w:val="24"/>
        </w:rPr>
        <w:t>Кэнни</w:t>
      </w:r>
      <w:proofErr w:type="spellEnd"/>
      <w:r>
        <w:rPr>
          <w:rFonts w:ascii="Times New Roman" w:eastAsia="Times New Roman" w:hAnsi="Times New Roman" w:cs="Times New Roman"/>
          <w:sz w:val="24"/>
          <w:szCs w:val="24"/>
        </w:rPr>
        <w:t xml:space="preserve">. Цель алгоритма </w:t>
      </w:r>
      <w:proofErr w:type="spellStart"/>
      <w:r>
        <w:rPr>
          <w:rFonts w:ascii="Times New Roman" w:eastAsia="Times New Roman" w:hAnsi="Times New Roman" w:cs="Times New Roman"/>
          <w:sz w:val="24"/>
          <w:szCs w:val="24"/>
        </w:rPr>
        <w:t>Кэнни</w:t>
      </w:r>
      <w:proofErr w:type="spellEnd"/>
      <w:r>
        <w:rPr>
          <w:rFonts w:ascii="Times New Roman" w:eastAsia="Times New Roman" w:hAnsi="Times New Roman" w:cs="Times New Roman"/>
          <w:sz w:val="24"/>
          <w:szCs w:val="24"/>
        </w:rPr>
        <w:t xml:space="preserve"> – более точное выделение не краевых пикселов, а связных граничных линий на изображении. Он основан на использовании двух порогов при анализе матрицы градиентов. Пороги выделяют сильные и слабые границы, причем слабые отмечаются только в тех случаях, если они соединены с сильными границами.</w:t>
      </w:r>
    </w:p>
    <w:p w:rsidR="002F7A47" w:rsidRDefault="00554BA5">
      <w:pPr>
        <w:spacing w:line="240" w:lineRule="auto"/>
        <w:ind w:left="720"/>
      </w:pPr>
      <w:r>
        <w:br w:type="page"/>
      </w:r>
    </w:p>
    <w:p w:rsidR="002F7A47" w:rsidRDefault="00554BA5">
      <w:pPr>
        <w:pStyle w:val="1"/>
        <w:numPr>
          <w:ilvl w:val="0"/>
          <w:numId w:val="13"/>
        </w:numPr>
        <w:ind w:left="0" w:firstLine="708"/>
      </w:pPr>
      <w:bookmarkStart w:id="11" w:name="_Toc154103742"/>
      <w:r>
        <w:lastRenderedPageBreak/>
        <w:t>Геометрическая коррекция изображений. Нелинейная геометрическая коррекция</w:t>
      </w:r>
      <w:bookmarkEnd w:id="11"/>
    </w:p>
    <w:p w:rsidR="002F7A47" w:rsidRDefault="00554BA5">
      <w:pPr>
        <w:spacing w:line="240" w:lineRule="auto"/>
        <w:ind w:firstLine="700"/>
        <w:rPr>
          <w:rFonts w:ascii="Times New Roman" w:eastAsia="Times New Roman" w:hAnsi="Times New Roman" w:cs="Times New Roman"/>
          <w:sz w:val="24"/>
          <w:szCs w:val="24"/>
        </w:rPr>
      </w:pPr>
      <w:r>
        <w:rPr>
          <w:rFonts w:ascii="Times New Roman" w:eastAsia="Times New Roman" w:hAnsi="Times New Roman" w:cs="Times New Roman"/>
          <w:sz w:val="24"/>
          <w:szCs w:val="24"/>
        </w:rPr>
        <w:t>Геометрические преобразования заключаются в пространственном изменении расположения совокупности пикселей из одной двухмерной системы координат в другую. При выполнении геометрических преобразований исходное множество пикселей с целочисленными координатами (</w:t>
      </w:r>
      <w:proofErr w:type="spellStart"/>
      <w:proofErr w:type="gramStart"/>
      <w:r>
        <w:rPr>
          <w:rFonts w:ascii="Times New Roman" w:eastAsia="Times New Roman" w:hAnsi="Times New Roman" w:cs="Times New Roman"/>
          <w:sz w:val="24"/>
          <w:szCs w:val="24"/>
        </w:rPr>
        <w:t>x,y</w:t>
      </w:r>
      <w:proofErr w:type="spellEnd"/>
      <w:proofErr w:type="gramEnd"/>
      <w:r>
        <w:rPr>
          <w:rFonts w:ascii="Times New Roman" w:eastAsia="Times New Roman" w:hAnsi="Times New Roman" w:cs="Times New Roman"/>
          <w:sz w:val="24"/>
          <w:szCs w:val="24"/>
        </w:rPr>
        <w:t xml:space="preserve">) преобразуется в новое множество (сетка растра трансформируется </w:t>
      </w:r>
      <w:proofErr w:type="spellStart"/>
      <w:r>
        <w:rPr>
          <w:rFonts w:ascii="Times New Roman" w:eastAsia="Times New Roman" w:hAnsi="Times New Roman" w:cs="Times New Roman"/>
          <w:sz w:val="24"/>
          <w:szCs w:val="24"/>
        </w:rPr>
        <w:t>пространственно</w:t>
      </w:r>
      <w:proofErr w:type="spellEnd"/>
      <w:r>
        <w:rPr>
          <w:rFonts w:ascii="Times New Roman" w:eastAsia="Times New Roman" w:hAnsi="Times New Roman" w:cs="Times New Roman"/>
          <w:sz w:val="24"/>
          <w:szCs w:val="24"/>
        </w:rPr>
        <w:t>) с координатами (</w:t>
      </w:r>
      <w:proofErr w:type="spellStart"/>
      <w:r>
        <w:rPr>
          <w:rFonts w:ascii="Times New Roman" w:eastAsia="Times New Roman" w:hAnsi="Times New Roman" w:cs="Times New Roman"/>
          <w:sz w:val="24"/>
          <w:szCs w:val="24"/>
        </w:rPr>
        <w:t>x’,y</w:t>
      </w:r>
      <w:proofErr w:type="spellEnd"/>
      <w:r>
        <w:rPr>
          <w:rFonts w:ascii="Times New Roman" w:eastAsia="Times New Roman" w:hAnsi="Times New Roman" w:cs="Times New Roman"/>
          <w:sz w:val="24"/>
          <w:szCs w:val="24"/>
        </w:rPr>
        <w:t>’) и сохранением яркости в этих пикселах.</w:t>
      </w:r>
    </w:p>
    <w:p w:rsidR="002F7A47" w:rsidRDefault="00554BA5">
      <w:pPr>
        <w:spacing w:line="240" w:lineRule="auto"/>
        <w:ind w:firstLine="70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u w:val="single"/>
        </w:rPr>
        <w:t>Геометрическая коррекция изображений</w:t>
      </w:r>
    </w:p>
    <w:p w:rsidR="002F7A47" w:rsidRDefault="00554BA5">
      <w:pPr>
        <w:spacing w:line="240" w:lineRule="auto"/>
        <w:ind w:firstLine="700"/>
        <w:rPr>
          <w:rFonts w:ascii="Times New Roman" w:eastAsia="Times New Roman" w:hAnsi="Times New Roman" w:cs="Times New Roman"/>
          <w:sz w:val="24"/>
          <w:szCs w:val="24"/>
          <w:u w:val="single"/>
        </w:rPr>
      </w:pPr>
      <w:r>
        <w:rPr>
          <w:rFonts w:ascii="Times New Roman" w:eastAsia="Times New Roman" w:hAnsi="Times New Roman" w:cs="Times New Roman"/>
          <w:noProof/>
          <w:sz w:val="24"/>
          <w:szCs w:val="24"/>
          <w:u w:val="single"/>
          <w:lang w:val="ru-RU"/>
        </w:rPr>
        <w:drawing>
          <wp:inline distT="114300" distB="114300" distL="114300" distR="114300" wp14:anchorId="43A0197F" wp14:editId="6FFF0669">
            <wp:extent cx="2233613" cy="795015"/>
            <wp:effectExtent l="0" t="0" r="0" b="0"/>
            <wp:docPr id="83"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35"/>
                    <a:srcRect/>
                    <a:stretch>
                      <a:fillRect/>
                    </a:stretch>
                  </pic:blipFill>
                  <pic:spPr>
                    <a:xfrm>
                      <a:off x="0" y="0"/>
                      <a:ext cx="2233613" cy="795015"/>
                    </a:xfrm>
                    <a:prstGeom prst="rect">
                      <a:avLst/>
                    </a:prstGeom>
                    <a:ln/>
                  </pic:spPr>
                </pic:pic>
              </a:graphicData>
            </a:graphic>
          </wp:inline>
        </w:drawing>
      </w:r>
      <w:r>
        <w:rPr>
          <w:rFonts w:ascii="Times New Roman" w:eastAsia="Times New Roman" w:hAnsi="Times New Roman" w:cs="Times New Roman"/>
          <w:noProof/>
          <w:sz w:val="24"/>
          <w:szCs w:val="24"/>
          <w:u w:val="single"/>
          <w:lang w:val="ru-RU"/>
        </w:rPr>
        <w:drawing>
          <wp:inline distT="114300" distB="114300" distL="114300" distR="114300" wp14:anchorId="25A5CBDA" wp14:editId="648A3EA3">
            <wp:extent cx="1612538" cy="1518145"/>
            <wp:effectExtent l="0" t="0" r="0" b="0"/>
            <wp:docPr id="81"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36"/>
                    <a:srcRect/>
                    <a:stretch>
                      <a:fillRect/>
                    </a:stretch>
                  </pic:blipFill>
                  <pic:spPr>
                    <a:xfrm>
                      <a:off x="0" y="0"/>
                      <a:ext cx="1612538" cy="1518145"/>
                    </a:xfrm>
                    <a:prstGeom prst="rect">
                      <a:avLst/>
                    </a:prstGeom>
                    <a:ln/>
                  </pic:spPr>
                </pic:pic>
              </a:graphicData>
            </a:graphic>
          </wp:inline>
        </w:drawing>
      </w:r>
    </w:p>
    <w:p w:rsidR="002F7A47" w:rsidRDefault="00554BA5">
      <w:pPr>
        <w:spacing w:line="240" w:lineRule="auto"/>
        <w:jc w:val="center"/>
        <w:rPr>
          <w:rFonts w:ascii="Times New Roman" w:eastAsia="Times New Roman" w:hAnsi="Times New Roman" w:cs="Times New Roman"/>
          <w:sz w:val="24"/>
          <w:szCs w:val="24"/>
          <w:u w:val="single"/>
        </w:rPr>
      </w:pPr>
      <w:r>
        <w:rPr>
          <w:rFonts w:ascii="Times New Roman" w:eastAsia="Times New Roman" w:hAnsi="Times New Roman" w:cs="Times New Roman"/>
          <w:noProof/>
          <w:sz w:val="24"/>
          <w:szCs w:val="24"/>
          <w:u w:val="single"/>
          <w:lang w:val="ru-RU"/>
        </w:rPr>
        <w:drawing>
          <wp:inline distT="114300" distB="114300" distL="114300" distR="114300" wp14:anchorId="2691E841" wp14:editId="4687D4D0">
            <wp:extent cx="5423914" cy="2866296"/>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7"/>
                    <a:srcRect/>
                    <a:stretch>
                      <a:fillRect/>
                    </a:stretch>
                  </pic:blipFill>
                  <pic:spPr>
                    <a:xfrm>
                      <a:off x="0" y="0"/>
                      <a:ext cx="5423914" cy="2866296"/>
                    </a:xfrm>
                    <a:prstGeom prst="rect">
                      <a:avLst/>
                    </a:prstGeom>
                    <a:ln/>
                  </pic:spPr>
                </pic:pic>
              </a:graphicData>
            </a:graphic>
          </wp:inline>
        </w:drawing>
      </w:r>
    </w:p>
    <w:p w:rsidR="002F7A47" w:rsidRDefault="00554BA5">
      <w:pPr>
        <w:spacing w:line="24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Нелинейная геометрическая коррекция</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Нелинейные преобразования (второго и более порядка) помогают корректировать нелинейные искажения изображения, возникающие в процессе его регистрации. Решения задачи трансформации сводится к нахождению коэффициентов системы уравнений. Для полиномиального преобразования второго порядка степени система уравнений выглядит следующим образом:</w:t>
      </w:r>
      <w:r>
        <w:rPr>
          <w:rFonts w:ascii="Times New Roman" w:eastAsia="Times New Roman" w:hAnsi="Times New Roman" w:cs="Times New Roman"/>
          <w:noProof/>
          <w:sz w:val="24"/>
          <w:szCs w:val="24"/>
          <w:lang w:val="ru-RU"/>
        </w:rPr>
        <w:drawing>
          <wp:inline distT="114300" distB="114300" distL="114300" distR="114300" wp14:anchorId="63FC092D" wp14:editId="56F8E67A">
            <wp:extent cx="5731200" cy="1320800"/>
            <wp:effectExtent l="0" t="0" r="0" b="0"/>
            <wp:docPr id="63"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38"/>
                    <a:srcRect/>
                    <a:stretch>
                      <a:fillRect/>
                    </a:stretch>
                  </pic:blipFill>
                  <pic:spPr>
                    <a:xfrm>
                      <a:off x="0" y="0"/>
                      <a:ext cx="5731200" cy="1320800"/>
                    </a:xfrm>
                    <a:prstGeom prst="rect">
                      <a:avLst/>
                    </a:prstGeom>
                    <a:ln/>
                  </pic:spPr>
                </pic:pic>
              </a:graphicData>
            </a:graphic>
          </wp:inline>
        </w:drawing>
      </w:r>
      <w:r>
        <w:rPr>
          <w:rFonts w:ascii="Times New Roman" w:eastAsia="Times New Roman" w:hAnsi="Times New Roman" w:cs="Times New Roman"/>
          <w:noProof/>
          <w:sz w:val="24"/>
          <w:szCs w:val="24"/>
          <w:lang w:val="ru-RU"/>
        </w:rPr>
        <w:lastRenderedPageBreak/>
        <w:drawing>
          <wp:inline distT="114300" distB="114300" distL="114300" distR="114300" wp14:anchorId="25AEBC13" wp14:editId="3B71F201">
            <wp:extent cx="6540863" cy="3297020"/>
            <wp:effectExtent l="0" t="0" r="0" b="0"/>
            <wp:docPr id="54"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39"/>
                    <a:srcRect/>
                    <a:stretch>
                      <a:fillRect/>
                    </a:stretch>
                  </pic:blipFill>
                  <pic:spPr>
                    <a:xfrm>
                      <a:off x="0" y="0"/>
                      <a:ext cx="6540863" cy="3297020"/>
                    </a:xfrm>
                    <a:prstGeom prst="rect">
                      <a:avLst/>
                    </a:prstGeom>
                    <a:ln/>
                  </pic:spPr>
                </pic:pic>
              </a:graphicData>
            </a:graphic>
          </wp:inline>
        </w:drawing>
      </w:r>
      <w:r>
        <w:rPr>
          <w:rFonts w:ascii="Times New Roman" w:eastAsia="Times New Roman" w:hAnsi="Times New Roman" w:cs="Times New Roman"/>
          <w:sz w:val="24"/>
          <w:szCs w:val="24"/>
        </w:rPr>
        <w:br/>
      </w:r>
    </w:p>
    <w:p w:rsidR="002F7A47" w:rsidRDefault="00554BA5">
      <w:pPr>
        <w:spacing w:line="240" w:lineRule="auto"/>
        <w:ind w:left="720"/>
      </w:pPr>
      <w:r>
        <w:br w:type="page"/>
      </w:r>
    </w:p>
    <w:p w:rsidR="002F7A47" w:rsidRDefault="00554BA5">
      <w:pPr>
        <w:pStyle w:val="1"/>
        <w:numPr>
          <w:ilvl w:val="0"/>
          <w:numId w:val="13"/>
        </w:numPr>
        <w:ind w:left="0" w:firstLine="708"/>
      </w:pPr>
      <w:bookmarkStart w:id="12" w:name="_Toc154103743"/>
      <w:r>
        <w:lastRenderedPageBreak/>
        <w:t>Двумерное дискретное преобразование Фурье</w:t>
      </w:r>
      <w:bookmarkEnd w:id="12"/>
    </w:p>
    <w:p w:rsidR="002F7A47" w:rsidRDefault="00554BA5">
      <w:pPr>
        <w:spacing w:line="240" w:lineRule="auto"/>
        <w:ind w:firstLine="70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Прямое двумерное дискретное Фурье</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преобразование функции f(</w:t>
      </w:r>
      <w:proofErr w:type="spellStart"/>
      <w:proofErr w:type="gramStart"/>
      <w:r>
        <w:rPr>
          <w:rFonts w:ascii="Times New Roman" w:eastAsia="Times New Roman" w:hAnsi="Times New Roman" w:cs="Times New Roman"/>
          <w:sz w:val="24"/>
          <w:szCs w:val="24"/>
        </w:rPr>
        <w:t>x,y</w:t>
      </w:r>
      <w:proofErr w:type="spellEnd"/>
      <w:proofErr w:type="gramEnd"/>
      <w:r>
        <w:rPr>
          <w:rFonts w:ascii="Times New Roman" w:eastAsia="Times New Roman" w:hAnsi="Times New Roman" w:cs="Times New Roman"/>
          <w:sz w:val="24"/>
          <w:szCs w:val="24"/>
        </w:rPr>
        <w:t>) (изображения) размерами M×N задается равенством</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ru-RU"/>
        </w:rPr>
        <w:drawing>
          <wp:inline distT="114300" distB="114300" distL="114300" distR="114300" wp14:anchorId="1D5DE6AF" wp14:editId="366784A4">
            <wp:extent cx="5183126" cy="938473"/>
            <wp:effectExtent l="0" t="0" r="0" b="0"/>
            <wp:docPr id="57"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40"/>
                    <a:srcRect/>
                    <a:stretch>
                      <a:fillRect/>
                    </a:stretch>
                  </pic:blipFill>
                  <pic:spPr>
                    <a:xfrm>
                      <a:off x="0" y="0"/>
                      <a:ext cx="5183126" cy="938473"/>
                    </a:xfrm>
                    <a:prstGeom prst="rect">
                      <a:avLst/>
                    </a:prstGeom>
                    <a:ln/>
                  </pic:spPr>
                </pic:pic>
              </a:graphicData>
            </a:graphic>
          </wp:inline>
        </w:drawing>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где u = 0, 1, 2, …, M-1, u = 0, 1, 2, …, N-</w:t>
      </w:r>
      <w:proofErr w:type="gramStart"/>
      <w:r>
        <w:rPr>
          <w:rFonts w:ascii="Times New Roman" w:eastAsia="Times New Roman" w:hAnsi="Times New Roman" w:cs="Times New Roman"/>
          <w:sz w:val="24"/>
          <w:szCs w:val="24"/>
        </w:rPr>
        <w:t>1 ;</w:t>
      </w:r>
      <w:proofErr w:type="gramEnd"/>
      <w:r>
        <w:rPr>
          <w:rFonts w:ascii="Times New Roman" w:eastAsia="Times New Roman" w:hAnsi="Times New Roman" w:cs="Times New Roman"/>
          <w:sz w:val="24"/>
          <w:szCs w:val="24"/>
        </w:rPr>
        <w:t xml:space="preserve"> u, v – переменные преобразования или частотные переменные; x, y – пространственные переменные или переменные изображения</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 заданному Фурье-образу F(</w:t>
      </w:r>
      <w:proofErr w:type="spellStart"/>
      <w:proofErr w:type="gramStart"/>
      <w:r>
        <w:rPr>
          <w:rFonts w:ascii="Times New Roman" w:eastAsia="Times New Roman" w:hAnsi="Times New Roman" w:cs="Times New Roman"/>
          <w:sz w:val="24"/>
          <w:szCs w:val="24"/>
        </w:rPr>
        <w:t>u,v</w:t>
      </w:r>
      <w:proofErr w:type="spellEnd"/>
      <w:proofErr w:type="gramEnd"/>
      <w:r>
        <w:rPr>
          <w:rFonts w:ascii="Times New Roman" w:eastAsia="Times New Roman" w:hAnsi="Times New Roman" w:cs="Times New Roman"/>
          <w:sz w:val="24"/>
          <w:szCs w:val="24"/>
        </w:rPr>
        <w:t>), мы можем получить f(</w:t>
      </w:r>
      <w:proofErr w:type="spellStart"/>
      <w:r>
        <w:rPr>
          <w:rFonts w:ascii="Times New Roman" w:eastAsia="Times New Roman" w:hAnsi="Times New Roman" w:cs="Times New Roman"/>
          <w:sz w:val="24"/>
          <w:szCs w:val="24"/>
        </w:rPr>
        <w:t>x,y</w:t>
      </w:r>
      <w:proofErr w:type="spellEnd"/>
      <w:r>
        <w:rPr>
          <w:rFonts w:ascii="Times New Roman" w:eastAsia="Times New Roman" w:hAnsi="Times New Roman" w:cs="Times New Roman"/>
          <w:sz w:val="24"/>
          <w:szCs w:val="24"/>
        </w:rPr>
        <w:t xml:space="preserve">) при помощи </w:t>
      </w:r>
      <w:r>
        <w:rPr>
          <w:rFonts w:ascii="Times New Roman" w:eastAsia="Times New Roman" w:hAnsi="Times New Roman" w:cs="Times New Roman"/>
          <w:sz w:val="24"/>
          <w:szCs w:val="24"/>
          <w:u w:val="single"/>
        </w:rPr>
        <w:t>обратного двумерное дискретное преобразования Фурье</w:t>
      </w:r>
      <w:r>
        <w:rPr>
          <w:rFonts w:ascii="Times New Roman" w:eastAsia="Times New Roman" w:hAnsi="Times New Roman" w:cs="Times New Roman"/>
          <w:sz w:val="24"/>
          <w:szCs w:val="24"/>
        </w:rPr>
        <w:t>, задаваемого выражением</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ru-RU"/>
        </w:rPr>
        <w:drawing>
          <wp:inline distT="114300" distB="114300" distL="114300" distR="114300" wp14:anchorId="3C5862D7" wp14:editId="25D4B516">
            <wp:extent cx="5062538" cy="1017553"/>
            <wp:effectExtent l="0" t="0" r="0" b="0"/>
            <wp:docPr id="52"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41"/>
                    <a:srcRect/>
                    <a:stretch>
                      <a:fillRect/>
                    </a:stretch>
                  </pic:blipFill>
                  <pic:spPr>
                    <a:xfrm>
                      <a:off x="0" y="0"/>
                      <a:ext cx="5062538" cy="1017553"/>
                    </a:xfrm>
                    <a:prstGeom prst="rect">
                      <a:avLst/>
                    </a:prstGeom>
                    <a:ln/>
                  </pic:spPr>
                </pic:pic>
              </a:graphicData>
            </a:graphic>
          </wp:inline>
        </w:drawing>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где x = 0, 1, 2, …, M-1, y = 0, 1, 2, …, N-1; u, v – переменные преобразования или частотные переменные; x, y – пространственные переменные или переменные изображения</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1/MN – положение множителя не имеет значения. Базисными функциями преобразования являются экспоненты с комплексными показателями, которые можно разложить на синусную и косинусную составляющие.</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Значение Фурье-преобразования в начале координат равно среднему значению яркости изображения (постоянная составляющая спектра). Фурье-спектр симметричен</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ru-RU"/>
        </w:rPr>
        <w:drawing>
          <wp:inline distT="114300" distB="114300" distL="114300" distR="114300" wp14:anchorId="6C33E4CE" wp14:editId="1DDDAE8C">
            <wp:extent cx="5076815" cy="3027536"/>
            <wp:effectExtent l="0" t="0" r="0" b="0"/>
            <wp:docPr id="2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2"/>
                    <a:srcRect/>
                    <a:stretch>
                      <a:fillRect/>
                    </a:stretch>
                  </pic:blipFill>
                  <pic:spPr>
                    <a:xfrm>
                      <a:off x="0" y="0"/>
                      <a:ext cx="5076815" cy="3027536"/>
                    </a:xfrm>
                    <a:prstGeom prst="rect">
                      <a:avLst/>
                    </a:prstGeom>
                    <a:ln/>
                  </pic:spPr>
                </pic:pic>
              </a:graphicData>
            </a:graphic>
          </wp:inline>
        </w:drawing>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Поскольку ядра преобразования симметричны и разделимы, двумерное преобразование можно выполнить в виде последовательных одномерных преобразований по строкам и столбцам матрицы изображения:</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вычислить одномерные преобразования строк, записать результаты в исходную матрицу</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вычислить одномерные преобразования для столбцов полученной матрицы. Важным свойством двумерного преобразования Фурье является возможность его вычисления с использованием процедуры одномерного БПФ</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При вычислении двумерного преобразования Фурье низкие частоты будут сосредоточены в углах матрицы, что не очень удобно для дальнейшей обработки полученной информации. Для получения представления двумерного преобразования Фурье, в котором низкие частоты сосредоточены в центре матрицы, можно выполнить простую процедуру, заключающуюся в умножении исходных данных на (-</w:t>
      </w:r>
      <w:proofErr w:type="gramStart"/>
      <w:r>
        <w:rPr>
          <w:rFonts w:ascii="Times New Roman" w:eastAsia="Times New Roman" w:hAnsi="Times New Roman" w:cs="Times New Roman"/>
          <w:sz w:val="24"/>
          <w:szCs w:val="24"/>
        </w:rPr>
        <w:t>1)</w:t>
      </w:r>
      <w:proofErr w:type="spellStart"/>
      <w:r>
        <w:rPr>
          <w:rFonts w:ascii="Times New Roman" w:eastAsia="Times New Roman" w:hAnsi="Times New Roman" w:cs="Times New Roman"/>
          <w:sz w:val="40"/>
          <w:szCs w:val="40"/>
          <w:vertAlign w:val="superscript"/>
        </w:rPr>
        <w:t>x</w:t>
      </w:r>
      <w:proofErr w:type="gramEnd"/>
      <w:r>
        <w:rPr>
          <w:rFonts w:ascii="Times New Roman" w:eastAsia="Times New Roman" w:hAnsi="Times New Roman" w:cs="Times New Roman"/>
          <w:sz w:val="40"/>
          <w:szCs w:val="40"/>
          <w:vertAlign w:val="superscript"/>
        </w:rPr>
        <w:t>+y</w:t>
      </w:r>
      <w:proofErr w:type="spellEnd"/>
      <w:r>
        <w:rPr>
          <w:rFonts w:ascii="Times New Roman" w:eastAsia="Times New Roman" w:hAnsi="Times New Roman" w:cs="Times New Roman"/>
          <w:sz w:val="24"/>
          <w:szCs w:val="24"/>
        </w:rPr>
        <w:t>.</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Начало координат для Фурье-преобразования (т.е. точка, где значение этого преобразования равно </w:t>
      </w:r>
      <w:proofErr w:type="gramStart"/>
      <w:r>
        <w:rPr>
          <w:rFonts w:ascii="Times New Roman" w:eastAsia="Times New Roman" w:hAnsi="Times New Roman" w:cs="Times New Roman"/>
          <w:sz w:val="24"/>
          <w:szCs w:val="24"/>
        </w:rPr>
        <w:t>F(</w:t>
      </w:r>
      <w:proofErr w:type="gramEnd"/>
      <w:r>
        <w:rPr>
          <w:rFonts w:ascii="Times New Roman" w:eastAsia="Times New Roman" w:hAnsi="Times New Roman" w:cs="Times New Roman"/>
          <w:sz w:val="24"/>
          <w:szCs w:val="24"/>
        </w:rPr>
        <w:t>0,0)) находится в точке с координатами u=M/2, v=N/2.</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ru-RU"/>
        </w:rPr>
        <w:drawing>
          <wp:inline distT="114300" distB="114300" distL="114300" distR="114300" wp14:anchorId="5C7DE023" wp14:editId="640C9028">
            <wp:extent cx="4100513" cy="504537"/>
            <wp:effectExtent l="0" t="0" r="0" b="0"/>
            <wp:docPr id="43"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43"/>
                    <a:srcRect/>
                    <a:stretch>
                      <a:fillRect/>
                    </a:stretch>
                  </pic:blipFill>
                  <pic:spPr>
                    <a:xfrm>
                      <a:off x="0" y="0"/>
                      <a:ext cx="4100513" cy="504537"/>
                    </a:xfrm>
                    <a:prstGeom prst="rect">
                      <a:avLst/>
                    </a:prstGeom>
                    <a:ln/>
                  </pic:spPr>
                </pic:pic>
              </a:graphicData>
            </a:graphic>
          </wp:inline>
        </w:drawing>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Умножение функции f(</w:t>
      </w:r>
      <w:proofErr w:type="spellStart"/>
      <w:proofErr w:type="gramStart"/>
      <w:r>
        <w:rPr>
          <w:rFonts w:ascii="Times New Roman" w:eastAsia="Times New Roman" w:hAnsi="Times New Roman" w:cs="Times New Roman"/>
          <w:sz w:val="24"/>
          <w:szCs w:val="24"/>
        </w:rPr>
        <w:t>x,y</w:t>
      </w:r>
      <w:proofErr w:type="spellEnd"/>
      <w:proofErr w:type="gramEnd"/>
      <w:r>
        <w:rPr>
          <w:rFonts w:ascii="Times New Roman" w:eastAsia="Times New Roman" w:hAnsi="Times New Roman" w:cs="Times New Roman"/>
          <w:sz w:val="24"/>
          <w:szCs w:val="24"/>
        </w:rPr>
        <w:t>) на (-1)</w:t>
      </w:r>
      <w:proofErr w:type="spellStart"/>
      <w:r>
        <w:rPr>
          <w:rFonts w:ascii="Times New Roman" w:eastAsia="Times New Roman" w:hAnsi="Times New Roman" w:cs="Times New Roman"/>
          <w:sz w:val="40"/>
          <w:szCs w:val="40"/>
          <w:vertAlign w:val="superscript"/>
        </w:rPr>
        <w:t>x+y</w:t>
      </w:r>
      <w:proofErr w:type="spellEnd"/>
      <w:r>
        <w:rPr>
          <w:rFonts w:ascii="Times New Roman" w:eastAsia="Times New Roman" w:hAnsi="Times New Roman" w:cs="Times New Roman"/>
          <w:sz w:val="24"/>
          <w:szCs w:val="24"/>
        </w:rPr>
        <w:t xml:space="preserve"> приводит к сдвигу начала координат для ее образа F(</w:t>
      </w:r>
      <w:proofErr w:type="spellStart"/>
      <w:r>
        <w:rPr>
          <w:rFonts w:ascii="Times New Roman" w:eastAsia="Times New Roman" w:hAnsi="Times New Roman" w:cs="Times New Roman"/>
          <w:sz w:val="24"/>
          <w:szCs w:val="24"/>
        </w:rPr>
        <w:t>u,v</w:t>
      </w:r>
      <w:proofErr w:type="spellEnd"/>
      <w:r>
        <w:rPr>
          <w:rFonts w:ascii="Times New Roman" w:eastAsia="Times New Roman" w:hAnsi="Times New Roman" w:cs="Times New Roman"/>
          <w:sz w:val="24"/>
          <w:szCs w:val="24"/>
        </w:rPr>
        <w:t xml:space="preserve">) в точку с частотными координатами (M/2, N/2), которая является центром прямоугольной области (M,N) – частотный прямоугольник. 𝑢 = 0, </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𝑀 − 1 , v= 0, … , 𝑁 – 1</w:t>
      </w:r>
    </w:p>
    <w:p w:rsidR="002F7A47" w:rsidRDefault="00554BA5">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val="ru-RU"/>
        </w:rPr>
        <w:drawing>
          <wp:inline distT="114300" distB="114300" distL="114300" distR="114300" wp14:anchorId="51032885" wp14:editId="013655EE">
            <wp:extent cx="5731200" cy="1917700"/>
            <wp:effectExtent l="0" t="0" r="0" b="0"/>
            <wp:docPr id="53"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44"/>
                    <a:srcRect/>
                    <a:stretch>
                      <a:fillRect/>
                    </a:stretch>
                  </pic:blipFill>
                  <pic:spPr>
                    <a:xfrm>
                      <a:off x="0" y="0"/>
                      <a:ext cx="5731200" cy="1917700"/>
                    </a:xfrm>
                    <a:prstGeom prst="rect">
                      <a:avLst/>
                    </a:prstGeom>
                    <a:ln/>
                  </pic:spPr>
                </pic:pic>
              </a:graphicData>
            </a:graphic>
          </wp:inline>
        </w:drawing>
      </w:r>
    </w:p>
    <w:p w:rsidR="002F7A47" w:rsidRDefault="00554BA5">
      <w:pPr>
        <w:spacing w:line="240" w:lineRule="auto"/>
        <w:ind w:firstLine="7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rsidR="002F7A47" w:rsidRDefault="002F7A47">
      <w:pPr>
        <w:ind w:left="720"/>
      </w:pPr>
    </w:p>
    <w:p w:rsidR="002F7A47" w:rsidRDefault="00554BA5">
      <w:pPr>
        <w:spacing w:line="240" w:lineRule="auto"/>
        <w:ind w:left="720"/>
      </w:pPr>
      <w:r>
        <w:br w:type="page"/>
      </w:r>
    </w:p>
    <w:p w:rsidR="002F7A47" w:rsidRDefault="00554BA5">
      <w:pPr>
        <w:pStyle w:val="1"/>
        <w:numPr>
          <w:ilvl w:val="0"/>
          <w:numId w:val="13"/>
        </w:numPr>
        <w:ind w:left="0" w:firstLine="708"/>
      </w:pPr>
      <w:bookmarkStart w:id="13" w:name="_Toc154103744"/>
      <w:r>
        <w:lastRenderedPageBreak/>
        <w:t>Деревья решений</w:t>
      </w:r>
      <w:bookmarkEnd w:id="13"/>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Деревья решений</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Decision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Trees</w:t>
      </w:r>
      <w:proofErr w:type="spellEnd"/>
      <w:r>
        <w:rPr>
          <w:rFonts w:ascii="Times New Roman" w:eastAsia="Times New Roman" w:hAnsi="Times New Roman" w:cs="Times New Roman"/>
          <w:sz w:val="24"/>
          <w:szCs w:val="24"/>
        </w:rPr>
        <w:t xml:space="preserve">) – это метод, позволяющий предсказывать принадлежность наблюдений или объектов к тому или иному классу категориальной зависимой переменной в зависимости от соответствующих значений одной или нескольких </w:t>
      </w:r>
      <w:proofErr w:type="spellStart"/>
      <w:r>
        <w:rPr>
          <w:rFonts w:ascii="Times New Roman" w:eastAsia="Times New Roman" w:hAnsi="Times New Roman" w:cs="Times New Roman"/>
          <w:sz w:val="24"/>
          <w:szCs w:val="24"/>
        </w:rPr>
        <w:t>предикторных</w:t>
      </w:r>
      <w:proofErr w:type="spellEnd"/>
      <w:r>
        <w:rPr>
          <w:rFonts w:ascii="Times New Roman" w:eastAsia="Times New Roman" w:hAnsi="Times New Roman" w:cs="Times New Roman"/>
          <w:sz w:val="24"/>
          <w:szCs w:val="24"/>
        </w:rPr>
        <w:t xml:space="preserve"> переменных</w:t>
      </w:r>
    </w:p>
    <w:p w:rsidR="002F7A47" w:rsidRDefault="002F7A47">
      <w:pPr>
        <w:spacing w:line="240" w:lineRule="auto"/>
        <w:ind w:firstLine="700"/>
        <w:jc w:val="both"/>
        <w:rPr>
          <w:rFonts w:ascii="Times New Roman" w:eastAsia="Times New Roman" w:hAnsi="Times New Roman" w:cs="Times New Roman"/>
          <w:sz w:val="24"/>
          <w:szCs w:val="24"/>
        </w:rPr>
      </w:pP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Широкая сфера применимости деревьев классификации делает их весьма привлекательным инструментом анализа данных.</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Впервые деревья решений были предложены </w:t>
      </w:r>
      <w:proofErr w:type="spellStart"/>
      <w:r>
        <w:rPr>
          <w:rFonts w:ascii="Times New Roman" w:eastAsia="Times New Roman" w:hAnsi="Times New Roman" w:cs="Times New Roman"/>
          <w:sz w:val="24"/>
          <w:szCs w:val="24"/>
        </w:rPr>
        <w:t>Ховилендом</w:t>
      </w:r>
      <w:proofErr w:type="spellEnd"/>
      <w:r>
        <w:rPr>
          <w:rFonts w:ascii="Times New Roman" w:eastAsia="Times New Roman" w:hAnsi="Times New Roman" w:cs="Times New Roman"/>
          <w:sz w:val="24"/>
          <w:szCs w:val="24"/>
        </w:rPr>
        <w:t xml:space="preserve"> и Хантом в конце 50-х годов прошлого века</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наиболее простом виде дерево решений – это способ представления правил в иерархической, последовательной структуре. Основа такой структуры – ответы "Да" или "Нет" на ряд вопросов.</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Первый узел дерева является узлом проверки, т.е. условием.</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Внутренний узел дерева является узлом проверки определенного условия.</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Далее идет следующий вопрос и т.д., пока не будет достигнут конечный узел дерева, являющийся узлом решения</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ru-RU"/>
        </w:rPr>
        <w:drawing>
          <wp:inline distT="114300" distB="114300" distL="114300" distR="114300" wp14:anchorId="1C8B363F" wp14:editId="23ACDDDD">
            <wp:extent cx="4521012" cy="2571192"/>
            <wp:effectExtent l="0" t="0" r="0" b="0"/>
            <wp:docPr id="24"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45"/>
                    <a:srcRect/>
                    <a:stretch>
                      <a:fillRect/>
                    </a:stretch>
                  </pic:blipFill>
                  <pic:spPr>
                    <a:xfrm>
                      <a:off x="0" y="0"/>
                      <a:ext cx="4521012" cy="2571192"/>
                    </a:xfrm>
                    <a:prstGeom prst="rect">
                      <a:avLst/>
                    </a:prstGeom>
                    <a:ln/>
                  </pic:spPr>
                </pic:pic>
              </a:graphicData>
            </a:graphic>
          </wp:inline>
        </w:drawing>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Внутренние узлы</w:t>
      </w:r>
      <w:r>
        <w:rPr>
          <w:rFonts w:ascii="Times New Roman" w:eastAsia="Times New Roman" w:hAnsi="Times New Roman" w:cs="Times New Roman"/>
          <w:sz w:val="24"/>
          <w:szCs w:val="24"/>
        </w:rPr>
        <w:t xml:space="preserve"> дерева называют прогнозирующими или атрибутами расщепления (</w:t>
      </w:r>
      <w:proofErr w:type="spellStart"/>
      <w:r>
        <w:rPr>
          <w:rFonts w:ascii="Times New Roman" w:eastAsia="Times New Roman" w:hAnsi="Times New Roman" w:cs="Times New Roman"/>
          <w:sz w:val="24"/>
          <w:szCs w:val="24"/>
        </w:rPr>
        <w:t>splitting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attribute</w:t>
      </w:r>
      <w:proofErr w:type="spellEnd"/>
      <w:r>
        <w:rPr>
          <w:rFonts w:ascii="Times New Roman" w:eastAsia="Times New Roman" w:hAnsi="Times New Roman" w:cs="Times New Roman"/>
          <w:sz w:val="24"/>
          <w:szCs w:val="24"/>
        </w:rPr>
        <w:t>).</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Конечные узлы</w:t>
      </w:r>
      <w:r>
        <w:rPr>
          <w:rFonts w:ascii="Times New Roman" w:eastAsia="Times New Roman" w:hAnsi="Times New Roman" w:cs="Times New Roman"/>
          <w:sz w:val="24"/>
          <w:szCs w:val="24"/>
        </w:rPr>
        <w:t xml:space="preserve"> дерева именуются метками класса, являющимися значениями зависимой категориальной переменной.</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Каждая ветвь дерева, идущая от внутреннего узла, отмечена предикатом расщепления. Последний может относиться лишь к одному атрибуту расщепления данного узла.</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Характерная особенность предикатов расщепления: каждая запись использует уникальный путь от корня дерева только к одному узлу решению.</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Объединенная информация об атрибутах расщепления и предикатах расщепления в узле называется критерием расщепления (</w:t>
      </w:r>
      <w:proofErr w:type="spellStart"/>
      <w:r>
        <w:rPr>
          <w:rFonts w:ascii="Times New Roman" w:eastAsia="Times New Roman" w:hAnsi="Times New Roman" w:cs="Times New Roman"/>
          <w:sz w:val="24"/>
          <w:szCs w:val="24"/>
        </w:rPr>
        <w:t>splitting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criterion</w:t>
      </w:r>
      <w:proofErr w:type="spellEnd"/>
      <w:r>
        <w:rPr>
          <w:rFonts w:ascii="Times New Roman" w:eastAsia="Times New Roman" w:hAnsi="Times New Roman" w:cs="Times New Roman"/>
          <w:sz w:val="24"/>
          <w:szCs w:val="24"/>
        </w:rPr>
        <w:t>).</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Качество построенного дерева решения весьма зависит от правильного выбора критерия расщепления</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Иерархическое строение дерева классификации</w:t>
      </w:r>
      <w:r>
        <w:rPr>
          <w:rFonts w:ascii="Times New Roman" w:eastAsia="Times New Roman" w:hAnsi="Times New Roman" w:cs="Times New Roman"/>
          <w:sz w:val="24"/>
          <w:szCs w:val="24"/>
        </w:rPr>
        <w:t xml:space="preserve"> – одно из наиболее важных его свойств.</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Другая отличительная черта метода – это присущая ему </w:t>
      </w:r>
      <w:r>
        <w:rPr>
          <w:rFonts w:ascii="Times New Roman" w:eastAsia="Times New Roman" w:hAnsi="Times New Roman" w:cs="Times New Roman"/>
          <w:sz w:val="24"/>
          <w:szCs w:val="24"/>
          <w:u w:val="single"/>
        </w:rPr>
        <w:t>гибкость</w:t>
      </w:r>
      <w:r>
        <w:rPr>
          <w:rFonts w:ascii="Times New Roman" w:eastAsia="Times New Roman" w:hAnsi="Times New Roman" w:cs="Times New Roman"/>
          <w:sz w:val="24"/>
          <w:szCs w:val="24"/>
        </w:rPr>
        <w:t xml:space="preserve">. Способность деревьев классификации выполнять одномерное ветвление для анализа вклада отдельных переменных дает возможность работать с </w:t>
      </w:r>
      <w:proofErr w:type="spellStart"/>
      <w:r>
        <w:rPr>
          <w:rFonts w:ascii="Times New Roman" w:eastAsia="Times New Roman" w:hAnsi="Times New Roman" w:cs="Times New Roman"/>
          <w:sz w:val="24"/>
          <w:szCs w:val="24"/>
        </w:rPr>
        <w:t>предикторными</w:t>
      </w:r>
      <w:proofErr w:type="spellEnd"/>
      <w:r>
        <w:rPr>
          <w:rFonts w:ascii="Times New Roman" w:eastAsia="Times New Roman" w:hAnsi="Times New Roman" w:cs="Times New Roman"/>
          <w:sz w:val="24"/>
          <w:szCs w:val="24"/>
        </w:rPr>
        <w:t xml:space="preserve"> переменными различных типов</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Основные этапы алгоритмов конструирования деревьев</w:t>
      </w:r>
      <w:r>
        <w:rPr>
          <w:rFonts w:ascii="Times New Roman" w:eastAsia="Times New Roman" w:hAnsi="Times New Roman" w:cs="Times New Roman"/>
          <w:sz w:val="24"/>
          <w:szCs w:val="24"/>
        </w:rPr>
        <w:t>:</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создание дерева (</w:t>
      </w:r>
      <w:proofErr w:type="spellStart"/>
      <w:r>
        <w:rPr>
          <w:rFonts w:ascii="Times New Roman" w:eastAsia="Times New Roman" w:hAnsi="Times New Roman" w:cs="Times New Roman"/>
          <w:sz w:val="24"/>
          <w:szCs w:val="24"/>
        </w:rPr>
        <w:t>tree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building</w:t>
      </w:r>
      <w:proofErr w:type="spellEnd"/>
      <w:r>
        <w:rPr>
          <w:rFonts w:ascii="Times New Roman" w:eastAsia="Times New Roman" w:hAnsi="Times New Roman" w:cs="Times New Roman"/>
          <w:sz w:val="24"/>
          <w:szCs w:val="24"/>
        </w:rPr>
        <w:t>);</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сокращение дерева (</w:t>
      </w:r>
      <w:proofErr w:type="spellStart"/>
      <w:r>
        <w:rPr>
          <w:rFonts w:ascii="Times New Roman" w:eastAsia="Times New Roman" w:hAnsi="Times New Roman" w:cs="Times New Roman"/>
          <w:sz w:val="24"/>
          <w:szCs w:val="24"/>
        </w:rPr>
        <w:t>tree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pruning</w:t>
      </w:r>
      <w:proofErr w:type="spellEnd"/>
      <w:r>
        <w:rPr>
          <w:rFonts w:ascii="Times New Roman" w:eastAsia="Times New Roman" w:hAnsi="Times New Roman" w:cs="Times New Roman"/>
          <w:sz w:val="24"/>
          <w:szCs w:val="24"/>
        </w:rPr>
        <w:t>).</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 </w:t>
      </w:r>
      <w:r>
        <w:rPr>
          <w:rFonts w:ascii="Times New Roman" w:eastAsia="Times New Roman" w:hAnsi="Times New Roman" w:cs="Times New Roman"/>
          <w:sz w:val="24"/>
          <w:szCs w:val="24"/>
          <w:u w:val="single"/>
        </w:rPr>
        <w:t>ходе создания дерева решаются вопросы выбора критерия расщепления и остановки обучения</w:t>
      </w:r>
      <w:r>
        <w:rPr>
          <w:rFonts w:ascii="Times New Roman" w:eastAsia="Times New Roman" w:hAnsi="Times New Roman" w:cs="Times New Roman"/>
          <w:sz w:val="24"/>
          <w:szCs w:val="24"/>
        </w:rPr>
        <w:t xml:space="preserve"> (если это предусмотрено алгоритмом). В ходе этапа сокращения дерева решается вопрос отсечения некоторых его ветвей.</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Процесс </w:t>
      </w:r>
      <w:r>
        <w:rPr>
          <w:rFonts w:ascii="Times New Roman" w:eastAsia="Times New Roman" w:hAnsi="Times New Roman" w:cs="Times New Roman"/>
          <w:sz w:val="24"/>
          <w:szCs w:val="24"/>
          <w:u w:val="single"/>
        </w:rPr>
        <w:t>создания дерева происходит сверху вниз</w:t>
      </w:r>
      <w:r>
        <w:rPr>
          <w:rFonts w:ascii="Times New Roman" w:eastAsia="Times New Roman" w:hAnsi="Times New Roman" w:cs="Times New Roman"/>
          <w:sz w:val="24"/>
          <w:szCs w:val="24"/>
        </w:rPr>
        <w:t>. В ходе процесса алгоритм должен найти такой критерий расщепления, иногда также называемый критерием разбиения, чтобы разбить множество на подмножества, которые бы ассоциировались с данным узлом проверки. Каждый узел проверки должен быть помечен определенным атрибутом.</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lastRenderedPageBreak/>
        <w:t>Правило выбора атрибута</w:t>
      </w:r>
      <w:r>
        <w:rPr>
          <w:rFonts w:ascii="Times New Roman" w:eastAsia="Times New Roman" w:hAnsi="Times New Roman" w:cs="Times New Roman"/>
          <w:sz w:val="24"/>
          <w:szCs w:val="24"/>
        </w:rPr>
        <w:t xml:space="preserve">: он должен разбивать исходное множество данных таким образом, чтобы объекты подмножеств, получаемых в результате этого разбиения, являлись представителями одного класса или же были максимально приближены к такому разбиению. Существуют различные критерии расщепления. Наиболее известные – мера энтропии и индекс </w:t>
      </w:r>
      <w:proofErr w:type="spellStart"/>
      <w:r>
        <w:rPr>
          <w:rFonts w:ascii="Times New Roman" w:eastAsia="Times New Roman" w:hAnsi="Times New Roman" w:cs="Times New Roman"/>
          <w:sz w:val="24"/>
          <w:szCs w:val="24"/>
        </w:rPr>
        <w:t>Gini</w:t>
      </w:r>
      <w:proofErr w:type="spellEnd"/>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Остановка построения дерева. Остановка – такой момент в процессе построения дерева, когда следует прекратить дальнейшие ветвления. </w:t>
      </w:r>
      <w:r>
        <w:rPr>
          <w:rFonts w:ascii="Times New Roman" w:eastAsia="Times New Roman" w:hAnsi="Times New Roman" w:cs="Times New Roman"/>
          <w:sz w:val="24"/>
          <w:szCs w:val="24"/>
          <w:u w:val="single"/>
        </w:rPr>
        <w:t>Правило остановки должно определить</w:t>
      </w:r>
      <w:r>
        <w:rPr>
          <w:rFonts w:ascii="Times New Roman" w:eastAsia="Times New Roman" w:hAnsi="Times New Roman" w:cs="Times New Roman"/>
          <w:sz w:val="24"/>
          <w:szCs w:val="24"/>
        </w:rPr>
        <w:t>, является ли рассматриваемый узел внутренним узлом, т.е. он будет разбиваться дальше, или же он является конечным узлом, т.е. узлом-решением.</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Один из вариантов правил остановки – «ранняя остановка» (</w:t>
      </w:r>
      <w:proofErr w:type="spellStart"/>
      <w:r>
        <w:rPr>
          <w:rFonts w:ascii="Times New Roman" w:eastAsia="Times New Roman" w:hAnsi="Times New Roman" w:cs="Times New Roman"/>
          <w:sz w:val="24"/>
          <w:szCs w:val="24"/>
        </w:rPr>
        <w:t>prepruning</w:t>
      </w:r>
      <w:proofErr w:type="spellEnd"/>
      <w:r>
        <w:rPr>
          <w:rFonts w:ascii="Times New Roman" w:eastAsia="Times New Roman" w:hAnsi="Times New Roman" w:cs="Times New Roman"/>
          <w:sz w:val="24"/>
          <w:szCs w:val="24"/>
        </w:rPr>
        <w:t>), она определяет целесообразность разбиения узла. Преимущество использования такого варианта – уменьшение времени на обучение модели. Однако здесь возникает риск снижения точности классификации. Поэтому рекомендуется вместо остановки использовать отсечение.</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Второй вариант остановки обучения – ограничение глубины дерева. В этом случае построение заканчивается, если достигнута заданная глубина. Еще один вариант остановки – задание минимального количества примеров, которые будут содержаться в конечных узлах дерева. При этом варианте ветвления продолжаются до того момента, пока все конечные узлы дерева не будут чистыми или будут содержать не более чем заданное число объектов.</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Качество классификационной модели, построенной при помощи дерева решений, характеризуется двумя основными признаками: точностью распознавания и ошибкой. Точность распознавания рассчитывается как отношение объектов, правильно классифицированных в процессе обучения, к общему количеству объектов набора данных, которые принимали участие в обучении. Ошибка рассчитывается как отношение объектов, неправильно классифицированных в процессе обучения, к общему количеству объектов набора данных, которые принимали участие в обучении.</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Отсечение ветвей</w:t>
      </w:r>
      <w:r>
        <w:rPr>
          <w:rFonts w:ascii="Times New Roman" w:eastAsia="Times New Roman" w:hAnsi="Times New Roman" w:cs="Times New Roman"/>
          <w:sz w:val="24"/>
          <w:szCs w:val="24"/>
        </w:rPr>
        <w:t xml:space="preserve"> или замену некоторых ветвей поддеревом следует проводить там, где эта процедура не приводит к возрастанию ошибки. Процесс проходит снизу-вверх. Это более популярная процедура, чем использование правил остановки. Деревья, получаемые после отсечения некоторых ветвей, называют усеченными. Если такое усеченное дерево все еще не является интуитивным и сложно для понимания, используют извлечение правил, которые объединяют в наборы для описания классов. Каждый путь от корня дерева до его вершины или листа дает одно правило. Условиями правила являются проверки на внутренних узлах дерева</w:t>
      </w:r>
    </w:p>
    <w:p w:rsidR="002F7A47" w:rsidRDefault="002F7A47">
      <w:pPr>
        <w:ind w:left="720"/>
      </w:pPr>
    </w:p>
    <w:p w:rsidR="002F7A47" w:rsidRDefault="00554BA5">
      <w:pPr>
        <w:spacing w:line="240" w:lineRule="auto"/>
        <w:ind w:left="720"/>
      </w:pPr>
      <w:r>
        <w:br w:type="page"/>
      </w:r>
    </w:p>
    <w:p w:rsidR="002F7A47" w:rsidRDefault="00554BA5">
      <w:pPr>
        <w:pStyle w:val="1"/>
        <w:numPr>
          <w:ilvl w:val="0"/>
          <w:numId w:val="13"/>
        </w:numPr>
        <w:ind w:left="0" w:firstLine="708"/>
      </w:pPr>
      <w:bookmarkStart w:id="14" w:name="_Toc154103745"/>
      <w:r>
        <w:lastRenderedPageBreak/>
        <w:t>Дискретизация и квантование изображения</w:t>
      </w:r>
      <w:bookmarkEnd w:id="14"/>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Дискретизация – это преобразование непрерывной функции в дискретную, т. е. значения функции определены в отдельных (дискретных) точках. При цифровой обработке изображений непрерывный диапазон значений функции яркости делится на несколько поддиапазонов и все значения яркости, попавшие в один поддиапазон, округляются до единого значения, </w:t>
      </w:r>
      <w:proofErr w:type="gramStart"/>
      <w:r>
        <w:rPr>
          <w:rFonts w:ascii="Times New Roman" w:eastAsia="Times New Roman" w:hAnsi="Times New Roman" w:cs="Times New Roman"/>
          <w:sz w:val="24"/>
          <w:szCs w:val="24"/>
        </w:rPr>
        <w:t>например</w:t>
      </w:r>
      <w:proofErr w:type="gramEnd"/>
      <w:r>
        <w:rPr>
          <w:rFonts w:ascii="Times New Roman" w:eastAsia="Times New Roman" w:hAnsi="Times New Roman" w:cs="Times New Roman"/>
          <w:sz w:val="24"/>
          <w:szCs w:val="24"/>
        </w:rPr>
        <w:t xml:space="preserve"> середины этого диапазона. Такая процедура называется квантованием по яркости</w:t>
      </w:r>
    </w:p>
    <w:p w:rsidR="002F7A47" w:rsidRDefault="002F7A47">
      <w:pPr>
        <w:spacing w:line="240" w:lineRule="auto"/>
        <w:rPr>
          <w:rFonts w:ascii="Times New Roman" w:eastAsia="Times New Roman" w:hAnsi="Times New Roman" w:cs="Times New Roman"/>
          <w:b/>
          <w:sz w:val="28"/>
          <w:szCs w:val="28"/>
        </w:rPr>
      </w:pPr>
    </w:p>
    <w:p w:rsidR="002F7A47" w:rsidRDefault="00554BA5">
      <w:pPr>
        <w:spacing w:line="240" w:lineRule="auto"/>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ru-RU"/>
        </w:rPr>
        <w:drawing>
          <wp:inline distT="114300" distB="114300" distL="114300" distR="114300" wp14:anchorId="39C8377F" wp14:editId="5105DAEA">
            <wp:extent cx="5731200" cy="3543300"/>
            <wp:effectExtent l="0" t="0" r="0" b="0"/>
            <wp:docPr id="75"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46"/>
                    <a:srcRect/>
                    <a:stretch>
                      <a:fillRect/>
                    </a:stretch>
                  </pic:blipFill>
                  <pic:spPr>
                    <a:xfrm>
                      <a:off x="0" y="0"/>
                      <a:ext cx="5731200" cy="3543300"/>
                    </a:xfrm>
                    <a:prstGeom prst="rect">
                      <a:avLst/>
                    </a:prstGeom>
                    <a:ln/>
                  </pic:spPr>
                </pic:pic>
              </a:graphicData>
            </a:graphic>
          </wp:inline>
        </w:drawing>
      </w:r>
      <w:r>
        <w:rPr>
          <w:rFonts w:ascii="Times New Roman" w:eastAsia="Times New Roman" w:hAnsi="Times New Roman" w:cs="Times New Roman"/>
          <w:b/>
          <w:sz w:val="28"/>
          <w:szCs w:val="28"/>
        </w:rPr>
        <w:t xml:space="preserve"> </w:t>
      </w:r>
    </w:p>
    <w:p w:rsidR="002F7A47" w:rsidRDefault="00554BA5">
      <w:pPr>
        <w:spacing w:line="240" w:lineRule="auto"/>
        <w:ind w:firstLine="700"/>
        <w:jc w:val="both"/>
      </w:pPr>
      <w:r>
        <w:rPr>
          <w:rFonts w:ascii="Times New Roman" w:eastAsia="Times New Roman" w:hAnsi="Times New Roman" w:cs="Times New Roman"/>
          <w:sz w:val="24"/>
          <w:szCs w:val="24"/>
        </w:rPr>
        <w:t>Пример системы координат для представления цифровых изображений</w:t>
      </w:r>
      <w:r>
        <w:t xml:space="preserve"> </w:t>
      </w:r>
    </w:p>
    <w:p w:rsidR="002F7A47" w:rsidRDefault="00554BA5">
      <w:pPr>
        <w:spacing w:line="240" w:lineRule="auto"/>
        <w:ind w:firstLine="700"/>
        <w:jc w:val="both"/>
        <w:rPr>
          <w:sz w:val="24"/>
          <w:szCs w:val="24"/>
        </w:rPr>
      </w:pPr>
      <w:r>
        <w:rPr>
          <w:sz w:val="24"/>
          <w:szCs w:val="24"/>
        </w:rPr>
        <w:t>Прежде чем работать с изображением его нужно перевести в цифровую форму, это делается при помощи квантования. Физически изображение представляет собой непрерывную функцию яркости от двух переменных X и Y (для цветного – это три функции, для каждой компоненты цвета – своя). Во-первых, ее нужно квантовать по осям X и Y (чтобы получить пикселы), во-вторых – нужно квантовать яркость (чтобы перейти от непрерывных значений яркости к дискретным значениям). Обычно квантование происходит на аппаратном уровне, например, при сканировании. В этом случае частота дискретизации (разрешение изображения) и кол-во градаций яркости пикселов (глубина цвета) зависят от параметров сканера.</w:t>
      </w:r>
    </w:p>
    <w:p w:rsidR="002F7A47" w:rsidRDefault="002F7A47">
      <w:pPr>
        <w:spacing w:line="240" w:lineRule="auto"/>
        <w:ind w:firstLine="700"/>
        <w:jc w:val="both"/>
        <w:rPr>
          <w:sz w:val="24"/>
          <w:szCs w:val="24"/>
        </w:rPr>
      </w:pPr>
    </w:p>
    <w:p w:rsidR="002F7A47" w:rsidRDefault="002F7A47">
      <w:pPr>
        <w:spacing w:line="240" w:lineRule="auto"/>
        <w:ind w:firstLine="700"/>
        <w:jc w:val="both"/>
        <w:rPr>
          <w:sz w:val="24"/>
          <w:szCs w:val="24"/>
        </w:rPr>
      </w:pPr>
    </w:p>
    <w:p w:rsidR="002F7A47" w:rsidRDefault="002F7A47">
      <w:pPr>
        <w:spacing w:line="240" w:lineRule="auto"/>
        <w:ind w:firstLine="700"/>
        <w:jc w:val="both"/>
        <w:rPr>
          <w:sz w:val="24"/>
          <w:szCs w:val="24"/>
        </w:rPr>
      </w:pPr>
    </w:p>
    <w:p w:rsidR="002F7A47" w:rsidRDefault="002F7A47">
      <w:pPr>
        <w:spacing w:line="240" w:lineRule="auto"/>
        <w:ind w:firstLine="700"/>
        <w:jc w:val="both"/>
        <w:rPr>
          <w:sz w:val="24"/>
          <w:szCs w:val="24"/>
        </w:rPr>
      </w:pPr>
    </w:p>
    <w:p w:rsidR="002F7A47" w:rsidRDefault="002F7A47">
      <w:pPr>
        <w:spacing w:line="240" w:lineRule="auto"/>
        <w:ind w:firstLine="700"/>
        <w:jc w:val="both"/>
        <w:rPr>
          <w:sz w:val="24"/>
          <w:szCs w:val="24"/>
        </w:rPr>
      </w:pPr>
    </w:p>
    <w:p w:rsidR="002F7A47" w:rsidRDefault="002F7A47">
      <w:pPr>
        <w:spacing w:line="240" w:lineRule="auto"/>
        <w:ind w:firstLine="700"/>
        <w:jc w:val="both"/>
        <w:rPr>
          <w:sz w:val="24"/>
          <w:szCs w:val="24"/>
        </w:rPr>
      </w:pPr>
    </w:p>
    <w:p w:rsidR="002F7A47" w:rsidRDefault="002F7A47">
      <w:pPr>
        <w:spacing w:line="240" w:lineRule="auto"/>
        <w:ind w:firstLine="700"/>
        <w:jc w:val="both"/>
        <w:rPr>
          <w:sz w:val="24"/>
          <w:szCs w:val="24"/>
        </w:rPr>
      </w:pPr>
    </w:p>
    <w:p w:rsidR="002F7A47" w:rsidRDefault="002F7A47">
      <w:pPr>
        <w:spacing w:line="240" w:lineRule="auto"/>
        <w:ind w:firstLine="700"/>
        <w:jc w:val="both"/>
        <w:rPr>
          <w:sz w:val="24"/>
          <w:szCs w:val="24"/>
        </w:rPr>
      </w:pPr>
    </w:p>
    <w:p w:rsidR="002F7A47" w:rsidRDefault="002F7A47">
      <w:pPr>
        <w:spacing w:line="240" w:lineRule="auto"/>
        <w:ind w:firstLine="700"/>
        <w:jc w:val="both"/>
        <w:rPr>
          <w:sz w:val="24"/>
          <w:szCs w:val="24"/>
        </w:rPr>
      </w:pPr>
    </w:p>
    <w:p w:rsidR="002F7A47" w:rsidRDefault="002F7A47">
      <w:pPr>
        <w:spacing w:line="240" w:lineRule="auto"/>
        <w:ind w:firstLine="700"/>
        <w:jc w:val="both"/>
        <w:rPr>
          <w:sz w:val="24"/>
          <w:szCs w:val="24"/>
        </w:rPr>
      </w:pPr>
    </w:p>
    <w:p w:rsidR="002F7A47" w:rsidRDefault="002F7A47">
      <w:pPr>
        <w:spacing w:line="240" w:lineRule="auto"/>
        <w:ind w:firstLine="700"/>
        <w:jc w:val="both"/>
        <w:rPr>
          <w:sz w:val="24"/>
          <w:szCs w:val="24"/>
        </w:rPr>
      </w:pPr>
    </w:p>
    <w:p w:rsidR="002F7A47" w:rsidRDefault="002F7A47">
      <w:pPr>
        <w:spacing w:line="240" w:lineRule="auto"/>
        <w:ind w:firstLine="700"/>
        <w:jc w:val="both"/>
        <w:rPr>
          <w:sz w:val="24"/>
          <w:szCs w:val="24"/>
        </w:rPr>
      </w:pPr>
    </w:p>
    <w:p w:rsidR="002F7A47" w:rsidRDefault="002F7A47">
      <w:pPr>
        <w:spacing w:line="240" w:lineRule="auto"/>
        <w:ind w:firstLine="700"/>
        <w:jc w:val="both"/>
        <w:rPr>
          <w:sz w:val="24"/>
          <w:szCs w:val="24"/>
        </w:rPr>
      </w:pPr>
    </w:p>
    <w:p w:rsidR="002F7A47" w:rsidRDefault="002F7A47">
      <w:pPr>
        <w:spacing w:line="240" w:lineRule="auto"/>
        <w:ind w:firstLine="700"/>
        <w:jc w:val="both"/>
        <w:rPr>
          <w:sz w:val="24"/>
          <w:szCs w:val="24"/>
        </w:rPr>
      </w:pPr>
    </w:p>
    <w:p w:rsidR="002F7A47" w:rsidRDefault="002F7A47">
      <w:pPr>
        <w:spacing w:line="240" w:lineRule="auto"/>
        <w:ind w:firstLine="700"/>
        <w:jc w:val="both"/>
        <w:rPr>
          <w:sz w:val="24"/>
          <w:szCs w:val="24"/>
        </w:rPr>
      </w:pPr>
    </w:p>
    <w:p w:rsidR="002F7A47" w:rsidRDefault="002F7A47">
      <w:pPr>
        <w:spacing w:line="240" w:lineRule="auto"/>
        <w:ind w:firstLine="700"/>
        <w:jc w:val="both"/>
        <w:rPr>
          <w:sz w:val="24"/>
          <w:szCs w:val="24"/>
        </w:rPr>
      </w:pPr>
    </w:p>
    <w:p w:rsidR="002F7A47" w:rsidRDefault="002F7A47">
      <w:pPr>
        <w:spacing w:line="240" w:lineRule="auto"/>
        <w:ind w:firstLine="700"/>
        <w:jc w:val="both"/>
        <w:rPr>
          <w:sz w:val="24"/>
          <w:szCs w:val="24"/>
        </w:rPr>
      </w:pPr>
    </w:p>
    <w:p w:rsidR="002F7A47" w:rsidRDefault="002F7A47">
      <w:pPr>
        <w:spacing w:line="240" w:lineRule="auto"/>
        <w:ind w:firstLine="700"/>
        <w:jc w:val="both"/>
        <w:rPr>
          <w:sz w:val="24"/>
          <w:szCs w:val="24"/>
        </w:rPr>
      </w:pPr>
    </w:p>
    <w:p w:rsidR="002F7A47" w:rsidRDefault="00554BA5">
      <w:pPr>
        <w:pStyle w:val="1"/>
        <w:numPr>
          <w:ilvl w:val="0"/>
          <w:numId w:val="13"/>
        </w:numPr>
        <w:ind w:left="0" w:firstLine="708"/>
      </w:pPr>
      <w:bookmarkStart w:id="15" w:name="_Toc154103746"/>
      <w:r>
        <w:t>Задачи распознавания образов. Общая модель классификации</w:t>
      </w:r>
      <w:bookmarkEnd w:id="15"/>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 целом проблема распознавания образов состоит из двух частей: </w:t>
      </w:r>
      <w:r>
        <w:rPr>
          <w:rFonts w:ascii="Times New Roman" w:eastAsia="Times New Roman" w:hAnsi="Times New Roman" w:cs="Times New Roman"/>
          <w:sz w:val="24"/>
          <w:szCs w:val="24"/>
          <w:u w:val="single"/>
        </w:rPr>
        <w:t>обучения и распознавания</w:t>
      </w:r>
      <w:r>
        <w:rPr>
          <w:rFonts w:ascii="Times New Roman" w:eastAsia="Times New Roman" w:hAnsi="Times New Roman" w:cs="Times New Roman"/>
          <w:sz w:val="24"/>
          <w:szCs w:val="24"/>
        </w:rPr>
        <w:t>.</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Обучение осуществляется путем показа отдельных объектов с указанием их принадлежности тому или другому образу. В результате обучения распознающая система должна приобрести способность реагировать одинаковыми реакциями на все объекты одного образа и различными — на все объекты различных образов. Очень важно, что процесс обучения должен завершиться только путем показов конечного числа объектов без каких-либо других подсказок. В качестве объектов обучения могут </w:t>
      </w:r>
      <w:proofErr w:type="spellStart"/>
      <w:r>
        <w:rPr>
          <w:rFonts w:ascii="Times New Roman" w:eastAsia="Times New Roman" w:hAnsi="Times New Roman" w:cs="Times New Roman"/>
          <w:sz w:val="24"/>
          <w:szCs w:val="24"/>
        </w:rPr>
        <w:t>быать</w:t>
      </w:r>
      <w:proofErr w:type="spellEnd"/>
      <w:r>
        <w:rPr>
          <w:rFonts w:ascii="Times New Roman" w:eastAsia="Times New Roman" w:hAnsi="Times New Roman" w:cs="Times New Roman"/>
          <w:sz w:val="24"/>
          <w:szCs w:val="24"/>
        </w:rPr>
        <w:t xml:space="preserve"> либо картинки, либо другие визуальные изображения, либо различные явления внешнего мира, </w:t>
      </w:r>
      <w:proofErr w:type="gramStart"/>
      <w:r>
        <w:rPr>
          <w:rFonts w:ascii="Times New Roman" w:eastAsia="Times New Roman" w:hAnsi="Times New Roman" w:cs="Times New Roman"/>
          <w:sz w:val="24"/>
          <w:szCs w:val="24"/>
        </w:rPr>
        <w:t>например</w:t>
      </w:r>
      <w:proofErr w:type="gramEnd"/>
      <w:r>
        <w:rPr>
          <w:rFonts w:ascii="Times New Roman" w:eastAsia="Times New Roman" w:hAnsi="Times New Roman" w:cs="Times New Roman"/>
          <w:sz w:val="24"/>
          <w:szCs w:val="24"/>
        </w:rPr>
        <w:t xml:space="preserve"> звуки, состояния организма при медицинском диагнозе, состояние технического объекта в системах управления и др.</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 обучением следует процесс распознавания новых объектов, который характеризует действия уже обученной системы</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Проблема обучения распознаванию образов</w:t>
      </w:r>
      <w:r>
        <w:rPr>
          <w:rFonts w:ascii="Times New Roman" w:eastAsia="Times New Roman" w:hAnsi="Times New Roman" w:cs="Times New Roman"/>
          <w:sz w:val="24"/>
          <w:szCs w:val="24"/>
        </w:rPr>
        <w:t xml:space="preserve"> интересна как с прикладной, так и с принципиальной точки зрения.</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 </w:t>
      </w:r>
      <w:r>
        <w:rPr>
          <w:rFonts w:ascii="Times New Roman" w:eastAsia="Times New Roman" w:hAnsi="Times New Roman" w:cs="Times New Roman"/>
          <w:sz w:val="24"/>
          <w:szCs w:val="24"/>
          <w:u w:val="single"/>
        </w:rPr>
        <w:t>прикладной точки</w:t>
      </w:r>
      <w:r>
        <w:rPr>
          <w:rFonts w:ascii="Times New Roman" w:eastAsia="Times New Roman" w:hAnsi="Times New Roman" w:cs="Times New Roman"/>
          <w:sz w:val="24"/>
          <w:szCs w:val="24"/>
        </w:rPr>
        <w:t xml:space="preserve"> зрения решение этой проблемы важно прежде всего потому, что оно открывает возможность автоматизировать многие процессы, которые до сих пор связывали лишь с деятельностью живого мозга.</w:t>
      </w:r>
    </w:p>
    <w:p w:rsidR="002F7A47" w:rsidRDefault="002F7A47">
      <w:pPr>
        <w:spacing w:line="240" w:lineRule="auto"/>
        <w:ind w:firstLine="700"/>
        <w:jc w:val="both"/>
        <w:rPr>
          <w:rFonts w:ascii="Times New Roman" w:eastAsia="Times New Roman" w:hAnsi="Times New Roman" w:cs="Times New Roman"/>
          <w:sz w:val="24"/>
          <w:szCs w:val="24"/>
        </w:rPr>
      </w:pP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ru-RU"/>
        </w:rPr>
        <w:drawing>
          <wp:inline distT="114300" distB="114300" distL="114300" distR="114300" wp14:anchorId="68AC2802" wp14:editId="2F87CF3C">
            <wp:extent cx="6206669" cy="4281168"/>
            <wp:effectExtent l="0" t="0" r="0" b="0"/>
            <wp:docPr id="32"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47"/>
                    <a:srcRect/>
                    <a:stretch>
                      <a:fillRect/>
                    </a:stretch>
                  </pic:blipFill>
                  <pic:spPr>
                    <a:xfrm>
                      <a:off x="0" y="0"/>
                      <a:ext cx="6206669" cy="4281168"/>
                    </a:xfrm>
                    <a:prstGeom prst="rect">
                      <a:avLst/>
                    </a:prstGeom>
                    <a:ln/>
                  </pic:spPr>
                </pic:pic>
              </a:graphicData>
            </a:graphic>
          </wp:inline>
        </w:drawing>
      </w:r>
    </w:p>
    <w:p w:rsidR="002F7A47" w:rsidRDefault="00554BA5">
      <w:pPr>
        <w:spacing w:line="240" w:lineRule="auto"/>
        <w:ind w:firstLine="700"/>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Классификация – это процесс упорядочивания по некоторому принципу множества объектов, которые имеют признаки для определения сходства или различия между этими объектами. Классификация относится к стратегии обучения с учителем, которое также именуют контролируемым или управляемым обучением. Классификация может быть одномерной (по одному признаку) и многомерной (по двум и более признакам). Алгоритмы классификации: без обучения (</w:t>
      </w:r>
      <w:proofErr w:type="spellStart"/>
      <w:r>
        <w:rPr>
          <w:rFonts w:ascii="Times New Roman" w:eastAsia="Times New Roman" w:hAnsi="Times New Roman" w:cs="Times New Roman"/>
          <w:sz w:val="24"/>
          <w:szCs w:val="24"/>
        </w:rPr>
        <w:t>Unsupervised</w:t>
      </w:r>
      <w:proofErr w:type="spellEnd"/>
      <w:r>
        <w:rPr>
          <w:rFonts w:ascii="Times New Roman" w:eastAsia="Times New Roman" w:hAnsi="Times New Roman" w:cs="Times New Roman"/>
          <w:sz w:val="24"/>
          <w:szCs w:val="24"/>
        </w:rPr>
        <w:t>) и с обучением (</w:t>
      </w:r>
      <w:proofErr w:type="spellStart"/>
      <w:r>
        <w:rPr>
          <w:rFonts w:ascii="Times New Roman" w:eastAsia="Times New Roman" w:hAnsi="Times New Roman" w:cs="Times New Roman"/>
          <w:sz w:val="24"/>
          <w:szCs w:val="24"/>
        </w:rPr>
        <w:t>Supervised</w:t>
      </w:r>
      <w:proofErr w:type="spellEnd"/>
      <w:r>
        <w:rPr>
          <w:rFonts w:ascii="Times New Roman" w:eastAsia="Times New Roman" w:hAnsi="Times New Roman" w:cs="Times New Roman"/>
          <w:sz w:val="28"/>
          <w:szCs w:val="28"/>
        </w:rPr>
        <w:t>).</w:t>
      </w:r>
    </w:p>
    <w:p w:rsidR="002F7A47" w:rsidRDefault="002F7A47">
      <w:pPr>
        <w:ind w:left="720"/>
      </w:pPr>
    </w:p>
    <w:p w:rsidR="002F7A47" w:rsidRDefault="00554BA5">
      <w:pPr>
        <w:spacing w:line="240" w:lineRule="auto"/>
        <w:ind w:left="720"/>
      </w:pPr>
      <w:r>
        <w:br w:type="page"/>
      </w:r>
    </w:p>
    <w:p w:rsidR="002F7A47" w:rsidRDefault="00554BA5">
      <w:pPr>
        <w:pStyle w:val="1"/>
        <w:numPr>
          <w:ilvl w:val="0"/>
          <w:numId w:val="13"/>
        </w:numPr>
        <w:ind w:left="0" w:firstLine="708"/>
      </w:pPr>
      <w:bookmarkStart w:id="16" w:name="_Toc154103747"/>
      <w:r>
        <w:lastRenderedPageBreak/>
        <w:t xml:space="preserve">Искусственные нейронные сети: нейронная сеть </w:t>
      </w:r>
      <w:proofErr w:type="spellStart"/>
      <w:r>
        <w:t>Хопфилда</w:t>
      </w:r>
      <w:bookmarkEnd w:id="16"/>
      <w:proofErr w:type="spellEnd"/>
    </w:p>
    <w:p w:rsidR="002F7A47" w:rsidRDefault="002F7A47"/>
    <w:p w:rsidR="002F7A47" w:rsidRDefault="00554BA5">
      <w:hyperlink r:id="rId48">
        <w:r>
          <w:rPr>
            <w:color w:val="1155CC"/>
            <w:u w:val="single"/>
          </w:rPr>
          <w:t>https://habr.com/ru/articles/301406/</w:t>
        </w:r>
      </w:hyperlink>
    </w:p>
    <w:p w:rsidR="002F7A47" w:rsidRDefault="00554BA5">
      <w:hyperlink r:id="rId49">
        <w:r>
          <w:rPr>
            <w:color w:val="1155CC"/>
            <w:u w:val="single"/>
          </w:rPr>
          <w:t>https://ru.wikipedia.org/wiki/%D0%9D%D0%B5%D0%B9%D1%80%D0%BE%D0%BD%D0%BD%D0%B0%D1%8F_%D1%81%D0%B5%D1%82%D1%8C_%D0%A5%D0%BE%D0%BF%D1%84%D0%B8%D0%BB%D0%B4%D0%B0</w:t>
        </w:r>
      </w:hyperlink>
    </w:p>
    <w:p w:rsidR="002F7A47" w:rsidRDefault="002F7A47"/>
    <w:p w:rsidR="002F7A47" w:rsidRDefault="00554BA5">
      <w:pPr>
        <w:rPr>
          <w:color w:val="202122"/>
          <w:sz w:val="21"/>
          <w:szCs w:val="21"/>
          <w:highlight w:val="white"/>
        </w:rPr>
      </w:pPr>
      <w:proofErr w:type="spellStart"/>
      <w:r>
        <w:rPr>
          <w:b/>
          <w:color w:val="202122"/>
          <w:sz w:val="21"/>
          <w:szCs w:val="21"/>
          <w:highlight w:val="white"/>
        </w:rPr>
        <w:t>Нейро́нная</w:t>
      </w:r>
      <w:proofErr w:type="spellEnd"/>
      <w:r>
        <w:rPr>
          <w:b/>
          <w:color w:val="202122"/>
          <w:sz w:val="21"/>
          <w:szCs w:val="21"/>
          <w:highlight w:val="white"/>
        </w:rPr>
        <w:t xml:space="preserve"> сеть </w:t>
      </w:r>
      <w:hyperlink r:id="rId50">
        <w:proofErr w:type="spellStart"/>
        <w:r>
          <w:rPr>
            <w:b/>
            <w:color w:val="0645AD"/>
            <w:sz w:val="21"/>
            <w:szCs w:val="21"/>
            <w:highlight w:val="white"/>
          </w:rPr>
          <w:t>Хо́пфилда</w:t>
        </w:r>
        <w:proofErr w:type="spellEnd"/>
      </w:hyperlink>
      <w:r>
        <w:rPr>
          <w:color w:val="202122"/>
          <w:sz w:val="21"/>
          <w:szCs w:val="21"/>
          <w:highlight w:val="white"/>
        </w:rPr>
        <w:t xml:space="preserve"> (</w:t>
      </w:r>
      <w:hyperlink r:id="rId51">
        <w:r>
          <w:rPr>
            <w:color w:val="0645AD"/>
            <w:sz w:val="21"/>
            <w:szCs w:val="21"/>
            <w:highlight w:val="white"/>
          </w:rPr>
          <w:t>англ.</w:t>
        </w:r>
      </w:hyperlink>
      <w:r>
        <w:rPr>
          <w:color w:val="202122"/>
          <w:sz w:val="21"/>
          <w:szCs w:val="21"/>
          <w:highlight w:val="white"/>
        </w:rPr>
        <w:t xml:space="preserve"> </w:t>
      </w:r>
      <w:proofErr w:type="spellStart"/>
      <w:r>
        <w:rPr>
          <w:i/>
          <w:color w:val="202122"/>
          <w:sz w:val="21"/>
          <w:szCs w:val="21"/>
          <w:highlight w:val="white"/>
        </w:rPr>
        <w:t>Hopfield</w:t>
      </w:r>
      <w:proofErr w:type="spellEnd"/>
      <w:r>
        <w:rPr>
          <w:i/>
          <w:color w:val="202122"/>
          <w:sz w:val="21"/>
          <w:szCs w:val="21"/>
          <w:highlight w:val="white"/>
        </w:rPr>
        <w:t xml:space="preserve"> </w:t>
      </w:r>
      <w:proofErr w:type="spellStart"/>
      <w:r>
        <w:rPr>
          <w:i/>
          <w:color w:val="202122"/>
          <w:sz w:val="21"/>
          <w:szCs w:val="21"/>
          <w:highlight w:val="white"/>
        </w:rPr>
        <w:t>network</w:t>
      </w:r>
      <w:proofErr w:type="spellEnd"/>
      <w:r>
        <w:rPr>
          <w:color w:val="202122"/>
          <w:sz w:val="21"/>
          <w:szCs w:val="21"/>
          <w:highlight w:val="white"/>
        </w:rPr>
        <w:t xml:space="preserve">) — </w:t>
      </w:r>
      <w:proofErr w:type="spellStart"/>
      <w:r>
        <w:rPr>
          <w:color w:val="202122"/>
          <w:sz w:val="21"/>
          <w:szCs w:val="21"/>
          <w:highlight w:val="white"/>
        </w:rPr>
        <w:t>полносвязная</w:t>
      </w:r>
      <w:proofErr w:type="spellEnd"/>
      <w:r>
        <w:rPr>
          <w:color w:val="202122"/>
          <w:sz w:val="21"/>
          <w:szCs w:val="21"/>
          <w:highlight w:val="white"/>
        </w:rPr>
        <w:t xml:space="preserve"> </w:t>
      </w:r>
      <w:hyperlink r:id="rId52">
        <w:r>
          <w:rPr>
            <w:color w:val="0645AD"/>
            <w:sz w:val="21"/>
            <w:szCs w:val="21"/>
            <w:highlight w:val="white"/>
          </w:rPr>
          <w:t>нейронная сеть</w:t>
        </w:r>
      </w:hyperlink>
      <w:r>
        <w:rPr>
          <w:color w:val="202122"/>
          <w:sz w:val="21"/>
          <w:szCs w:val="21"/>
          <w:highlight w:val="white"/>
        </w:rPr>
        <w:t xml:space="preserve"> с симметричной матрицей связей. В процессе работы динамика таких сетей сходится (</w:t>
      </w:r>
      <w:proofErr w:type="spellStart"/>
      <w:r>
        <w:rPr>
          <w:color w:val="202122"/>
          <w:sz w:val="21"/>
          <w:szCs w:val="21"/>
          <w:highlight w:val="white"/>
        </w:rPr>
        <w:t>конвергирует</w:t>
      </w:r>
      <w:proofErr w:type="spellEnd"/>
      <w:r>
        <w:rPr>
          <w:color w:val="202122"/>
          <w:sz w:val="21"/>
          <w:szCs w:val="21"/>
          <w:highlight w:val="white"/>
        </w:rPr>
        <w:t xml:space="preserve">) к одному из положений равновесия. Эти положения равновесия определяются заранее в процессе обучения, они являются </w:t>
      </w:r>
      <w:hyperlink r:id="rId53">
        <w:r>
          <w:rPr>
            <w:color w:val="0645AD"/>
            <w:sz w:val="21"/>
            <w:szCs w:val="21"/>
            <w:highlight w:val="white"/>
          </w:rPr>
          <w:t>локальными минимумами</w:t>
        </w:r>
      </w:hyperlink>
      <w:r>
        <w:rPr>
          <w:color w:val="202122"/>
          <w:sz w:val="21"/>
          <w:szCs w:val="21"/>
          <w:highlight w:val="white"/>
        </w:rPr>
        <w:t xml:space="preserve"> функционала, называемого </w:t>
      </w:r>
      <w:r>
        <w:rPr>
          <w:i/>
          <w:color w:val="202122"/>
          <w:sz w:val="21"/>
          <w:szCs w:val="21"/>
          <w:highlight w:val="white"/>
        </w:rPr>
        <w:t>энергией сети</w:t>
      </w:r>
      <w:r>
        <w:rPr>
          <w:color w:val="202122"/>
          <w:sz w:val="21"/>
          <w:szCs w:val="21"/>
          <w:highlight w:val="white"/>
        </w:rPr>
        <w:t xml:space="preserve"> (в простейшем случае — локальными минимумами отрицательно определённой </w:t>
      </w:r>
      <w:hyperlink r:id="rId54">
        <w:r>
          <w:rPr>
            <w:color w:val="0645AD"/>
            <w:sz w:val="21"/>
            <w:szCs w:val="21"/>
            <w:highlight w:val="white"/>
          </w:rPr>
          <w:t>квадратичной формы</w:t>
        </w:r>
      </w:hyperlink>
      <w:r>
        <w:rPr>
          <w:color w:val="202122"/>
          <w:sz w:val="21"/>
          <w:szCs w:val="21"/>
          <w:highlight w:val="white"/>
        </w:rPr>
        <w:t xml:space="preserve"> на n-мерном кубе). Такая сеть может быть использована как </w:t>
      </w:r>
      <w:hyperlink r:id="rId55">
        <w:proofErr w:type="spellStart"/>
        <w:r>
          <w:rPr>
            <w:color w:val="0645AD"/>
            <w:sz w:val="21"/>
            <w:szCs w:val="21"/>
            <w:highlight w:val="white"/>
          </w:rPr>
          <w:t>автоассоциативная</w:t>
        </w:r>
        <w:proofErr w:type="spellEnd"/>
        <w:r>
          <w:rPr>
            <w:color w:val="0645AD"/>
            <w:sz w:val="21"/>
            <w:szCs w:val="21"/>
            <w:highlight w:val="white"/>
          </w:rPr>
          <w:t xml:space="preserve"> память</w:t>
        </w:r>
      </w:hyperlink>
      <w:r>
        <w:rPr>
          <w:color w:val="202122"/>
          <w:sz w:val="21"/>
          <w:szCs w:val="21"/>
          <w:highlight w:val="white"/>
        </w:rPr>
        <w:t xml:space="preserve">, как фильтр, а также для решения некоторых задач </w:t>
      </w:r>
      <w:hyperlink r:id="rId56">
        <w:r>
          <w:rPr>
            <w:color w:val="0645AD"/>
            <w:sz w:val="21"/>
            <w:szCs w:val="21"/>
            <w:highlight w:val="white"/>
          </w:rPr>
          <w:t>оптимизации</w:t>
        </w:r>
      </w:hyperlink>
      <w:r>
        <w:rPr>
          <w:color w:val="202122"/>
          <w:sz w:val="21"/>
          <w:szCs w:val="21"/>
          <w:highlight w:val="white"/>
        </w:rPr>
        <w:t xml:space="preserve">. В отличие от многих нейронных сетей, работающих до получения ответа через определённое количество тактов, сети </w:t>
      </w:r>
      <w:proofErr w:type="spellStart"/>
      <w:r>
        <w:rPr>
          <w:color w:val="202122"/>
          <w:sz w:val="21"/>
          <w:szCs w:val="21"/>
          <w:highlight w:val="white"/>
        </w:rPr>
        <w:t>Хопфилда</w:t>
      </w:r>
      <w:proofErr w:type="spellEnd"/>
      <w:r>
        <w:rPr>
          <w:color w:val="202122"/>
          <w:sz w:val="21"/>
          <w:szCs w:val="21"/>
          <w:highlight w:val="white"/>
        </w:rPr>
        <w:t xml:space="preserve"> работают до достижения равновесия, когда следующее состояние сети в точности равно предыдущему: начальное состояние является входным образом, а при равновесии получают выходной образ</w:t>
      </w:r>
      <w:hyperlink r:id="rId57" w:anchor="cite_note-1">
        <w:r>
          <w:rPr>
            <w:color w:val="0645AD"/>
            <w:sz w:val="28"/>
            <w:szCs w:val="28"/>
            <w:highlight w:val="white"/>
            <w:vertAlign w:val="superscript"/>
          </w:rPr>
          <w:t>[1]</w:t>
        </w:r>
      </w:hyperlink>
      <w:r>
        <w:rPr>
          <w:color w:val="202122"/>
          <w:sz w:val="21"/>
          <w:szCs w:val="21"/>
          <w:highlight w:val="white"/>
        </w:rPr>
        <w:t>.</w:t>
      </w:r>
      <w:r>
        <w:rPr>
          <w:noProof/>
          <w:lang w:val="ru-RU"/>
        </w:rPr>
        <w:drawing>
          <wp:anchor distT="114300" distB="114300" distL="114300" distR="114300" simplePos="0" relativeHeight="251661312" behindDoc="0" locked="0" layoutInCell="1" hidden="0" allowOverlap="1" wp14:anchorId="082609F7" wp14:editId="3659020D">
            <wp:simplePos x="0" y="0"/>
            <wp:positionH relativeFrom="column">
              <wp:posOffset>19051</wp:posOffset>
            </wp:positionH>
            <wp:positionV relativeFrom="paragraph">
              <wp:posOffset>1838325</wp:posOffset>
            </wp:positionV>
            <wp:extent cx="2626060" cy="2913409"/>
            <wp:effectExtent l="0" t="0" r="0" b="0"/>
            <wp:wrapSquare wrapText="bothSides" distT="114300" distB="114300" distL="114300" distR="114300"/>
            <wp:docPr id="48"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58"/>
                    <a:srcRect/>
                    <a:stretch>
                      <a:fillRect/>
                    </a:stretch>
                  </pic:blipFill>
                  <pic:spPr>
                    <a:xfrm>
                      <a:off x="0" y="0"/>
                      <a:ext cx="2626060" cy="2913409"/>
                    </a:xfrm>
                    <a:prstGeom prst="rect">
                      <a:avLst/>
                    </a:prstGeom>
                    <a:ln/>
                  </pic:spPr>
                </pic:pic>
              </a:graphicData>
            </a:graphic>
          </wp:anchor>
        </w:drawing>
      </w:r>
    </w:p>
    <w:p w:rsidR="002F7A47" w:rsidRDefault="002F7A47">
      <w:pPr>
        <w:rPr>
          <w:color w:val="202122"/>
          <w:sz w:val="21"/>
          <w:szCs w:val="21"/>
          <w:highlight w:val="white"/>
        </w:rPr>
      </w:pPr>
    </w:p>
    <w:p w:rsidR="002F7A47" w:rsidRDefault="00554BA5">
      <w:pPr>
        <w:shd w:val="clear" w:color="auto" w:fill="FFFFFF"/>
        <w:spacing w:before="100" w:after="100"/>
        <w:rPr>
          <w:color w:val="202122"/>
          <w:sz w:val="21"/>
          <w:szCs w:val="21"/>
          <w:highlight w:val="white"/>
        </w:rPr>
      </w:pPr>
      <w:r>
        <w:rPr>
          <w:color w:val="202122"/>
          <w:sz w:val="21"/>
          <w:szCs w:val="21"/>
          <w:highlight w:val="white"/>
        </w:rPr>
        <w:t xml:space="preserve">Нейронная сеть </w:t>
      </w:r>
      <w:proofErr w:type="spellStart"/>
      <w:r>
        <w:rPr>
          <w:color w:val="202122"/>
          <w:sz w:val="21"/>
          <w:szCs w:val="21"/>
          <w:highlight w:val="white"/>
        </w:rPr>
        <w:t>Хопфилда</w:t>
      </w:r>
      <w:proofErr w:type="spellEnd"/>
      <w:r>
        <w:rPr>
          <w:color w:val="202122"/>
          <w:sz w:val="21"/>
          <w:szCs w:val="21"/>
          <w:highlight w:val="white"/>
        </w:rPr>
        <w:t xml:space="preserve"> устроена так, что её отклик на запомненные </w:t>
      </w:r>
      <w:r>
        <w:rPr>
          <w:noProof/>
          <w:color w:val="202122"/>
          <w:sz w:val="21"/>
          <w:szCs w:val="21"/>
          <w:highlight w:val="white"/>
          <w:lang w:val="ru-RU"/>
        </w:rPr>
        <w:drawing>
          <wp:inline distT="114300" distB="114300" distL="114300" distR="114300" wp14:anchorId="0FB084D7" wp14:editId="01E4F6F7">
            <wp:extent cx="142875" cy="114300"/>
            <wp:effectExtent l="0" t="0" r="0" b="0"/>
            <wp:docPr id="3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59"/>
                    <a:srcRect/>
                    <a:stretch>
                      <a:fillRect/>
                    </a:stretch>
                  </pic:blipFill>
                  <pic:spPr>
                    <a:xfrm>
                      <a:off x="0" y="0"/>
                      <a:ext cx="142875" cy="114300"/>
                    </a:xfrm>
                    <a:prstGeom prst="rect">
                      <a:avLst/>
                    </a:prstGeom>
                    <a:ln/>
                  </pic:spPr>
                </pic:pic>
              </a:graphicData>
            </a:graphic>
          </wp:inline>
        </w:drawing>
      </w:r>
      <w:r>
        <w:rPr>
          <w:color w:val="202122"/>
          <w:sz w:val="21"/>
          <w:szCs w:val="21"/>
          <w:highlight w:val="white"/>
        </w:rPr>
        <w:t xml:space="preserve"> эталонных «образов» составляют сами эти образы, а если образ немного исказить и подать на вход, он будет восстановлен и в виде отклика будет получен оригинальный образ. Таким образом, сеть </w:t>
      </w:r>
      <w:proofErr w:type="spellStart"/>
      <w:r>
        <w:rPr>
          <w:color w:val="202122"/>
          <w:sz w:val="21"/>
          <w:szCs w:val="21"/>
          <w:highlight w:val="white"/>
        </w:rPr>
        <w:t>Хопфилда</w:t>
      </w:r>
      <w:proofErr w:type="spellEnd"/>
      <w:r>
        <w:rPr>
          <w:color w:val="202122"/>
          <w:sz w:val="21"/>
          <w:szCs w:val="21"/>
          <w:highlight w:val="white"/>
        </w:rPr>
        <w:t xml:space="preserve"> осуществляет коррекцию ошибок и помех.</w:t>
      </w:r>
    </w:p>
    <w:p w:rsidR="002F7A47" w:rsidRDefault="00554BA5">
      <w:pPr>
        <w:shd w:val="clear" w:color="auto" w:fill="FFFFFF"/>
        <w:spacing w:before="100" w:after="100"/>
        <w:rPr>
          <w:color w:val="202122"/>
          <w:sz w:val="21"/>
          <w:szCs w:val="21"/>
          <w:highlight w:val="white"/>
        </w:rPr>
      </w:pPr>
      <w:r>
        <w:rPr>
          <w:color w:val="202122"/>
          <w:sz w:val="21"/>
          <w:szCs w:val="21"/>
          <w:highlight w:val="white"/>
        </w:rPr>
        <w:t xml:space="preserve">Сеть </w:t>
      </w:r>
      <w:proofErr w:type="spellStart"/>
      <w:r>
        <w:rPr>
          <w:color w:val="202122"/>
          <w:sz w:val="21"/>
          <w:szCs w:val="21"/>
          <w:highlight w:val="white"/>
        </w:rPr>
        <w:t>Хопфилда</w:t>
      </w:r>
      <w:proofErr w:type="spellEnd"/>
      <w:r>
        <w:rPr>
          <w:color w:val="202122"/>
          <w:sz w:val="21"/>
          <w:szCs w:val="21"/>
          <w:highlight w:val="white"/>
        </w:rPr>
        <w:t xml:space="preserve"> однослойная и состоит из </w:t>
      </w:r>
      <w:r>
        <w:rPr>
          <w:noProof/>
          <w:color w:val="202122"/>
          <w:sz w:val="21"/>
          <w:szCs w:val="21"/>
          <w:highlight w:val="white"/>
          <w:lang w:val="ru-RU"/>
        </w:rPr>
        <w:drawing>
          <wp:inline distT="114300" distB="114300" distL="114300" distR="114300" wp14:anchorId="47E30073" wp14:editId="6A9527C0">
            <wp:extent cx="142875" cy="152400"/>
            <wp:effectExtent l="0" t="0" r="0" b="0"/>
            <wp:docPr id="47"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60"/>
                    <a:srcRect/>
                    <a:stretch>
                      <a:fillRect/>
                    </a:stretch>
                  </pic:blipFill>
                  <pic:spPr>
                    <a:xfrm>
                      <a:off x="0" y="0"/>
                      <a:ext cx="142875" cy="152400"/>
                    </a:xfrm>
                    <a:prstGeom prst="rect">
                      <a:avLst/>
                    </a:prstGeom>
                    <a:ln/>
                  </pic:spPr>
                </pic:pic>
              </a:graphicData>
            </a:graphic>
          </wp:inline>
        </w:drawing>
      </w:r>
      <w:r>
        <w:rPr>
          <w:color w:val="202122"/>
          <w:sz w:val="21"/>
          <w:szCs w:val="21"/>
          <w:highlight w:val="white"/>
        </w:rPr>
        <w:t xml:space="preserve"> </w:t>
      </w:r>
      <w:hyperlink r:id="rId61">
        <w:r>
          <w:rPr>
            <w:color w:val="0645AD"/>
            <w:sz w:val="21"/>
            <w:szCs w:val="21"/>
            <w:highlight w:val="white"/>
          </w:rPr>
          <w:t>искусственных нейронов</w:t>
        </w:r>
      </w:hyperlink>
      <w:r>
        <w:rPr>
          <w:color w:val="202122"/>
          <w:sz w:val="21"/>
          <w:szCs w:val="21"/>
          <w:highlight w:val="white"/>
        </w:rPr>
        <w:t xml:space="preserve">. Каждый нейрон системы может принимать на входе и на выходе одно из двух состояний (что аналогично выходу нейрона с пороговой </w:t>
      </w:r>
      <w:hyperlink r:id="rId62">
        <w:r>
          <w:rPr>
            <w:color w:val="0645AD"/>
            <w:sz w:val="21"/>
            <w:szCs w:val="21"/>
            <w:highlight w:val="white"/>
          </w:rPr>
          <w:t>функцией активации</w:t>
        </w:r>
      </w:hyperlink>
      <w:r>
        <w:rPr>
          <w:color w:val="202122"/>
          <w:sz w:val="21"/>
          <w:szCs w:val="21"/>
          <w:highlight w:val="white"/>
        </w:rPr>
        <w:t>):</w:t>
      </w:r>
    </w:p>
    <w:p w:rsidR="002F7A47" w:rsidRDefault="00554BA5">
      <w:pPr>
        <w:shd w:val="clear" w:color="auto" w:fill="FFFFFF"/>
        <w:spacing w:before="100" w:after="100"/>
        <w:rPr>
          <w:color w:val="202122"/>
          <w:sz w:val="21"/>
          <w:szCs w:val="21"/>
          <w:highlight w:val="white"/>
        </w:rPr>
      </w:pPr>
      <w:r>
        <w:rPr>
          <w:noProof/>
          <w:color w:val="202122"/>
          <w:sz w:val="21"/>
          <w:szCs w:val="21"/>
          <w:highlight w:val="white"/>
          <w:lang w:val="ru-RU"/>
        </w:rPr>
        <w:drawing>
          <wp:inline distT="114300" distB="114300" distL="114300" distR="114300" wp14:anchorId="7722D7C6" wp14:editId="0EBCBDC5">
            <wp:extent cx="714375" cy="419100"/>
            <wp:effectExtent l="0" t="0" r="0" b="0"/>
            <wp:docPr id="40"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63"/>
                    <a:srcRect/>
                    <a:stretch>
                      <a:fillRect/>
                    </a:stretch>
                  </pic:blipFill>
                  <pic:spPr>
                    <a:xfrm>
                      <a:off x="0" y="0"/>
                      <a:ext cx="714375" cy="419100"/>
                    </a:xfrm>
                    <a:prstGeom prst="rect">
                      <a:avLst/>
                    </a:prstGeom>
                    <a:ln/>
                  </pic:spPr>
                </pic:pic>
              </a:graphicData>
            </a:graphic>
          </wp:inline>
        </w:drawing>
      </w:r>
    </w:p>
    <w:p w:rsidR="002F7A47" w:rsidRDefault="002F7A47">
      <w:pPr>
        <w:shd w:val="clear" w:color="auto" w:fill="FFFFFF"/>
        <w:spacing w:before="100" w:after="100"/>
        <w:rPr>
          <w:color w:val="202122"/>
          <w:sz w:val="21"/>
          <w:szCs w:val="21"/>
          <w:highlight w:val="white"/>
        </w:rPr>
      </w:pPr>
    </w:p>
    <w:p w:rsidR="002F7A47" w:rsidRDefault="00554BA5">
      <w:pPr>
        <w:shd w:val="clear" w:color="auto" w:fill="FFFFFF"/>
        <w:spacing w:before="100" w:after="100"/>
        <w:rPr>
          <w:color w:val="202122"/>
          <w:sz w:val="21"/>
          <w:szCs w:val="21"/>
          <w:highlight w:val="white"/>
        </w:rPr>
      </w:pPr>
      <w:r>
        <w:rPr>
          <w:color w:val="202122"/>
          <w:sz w:val="21"/>
          <w:szCs w:val="21"/>
          <w:highlight w:val="white"/>
        </w:rPr>
        <w:t xml:space="preserve">Из-за их биполярной природы нейронные сети </w:t>
      </w:r>
      <w:proofErr w:type="spellStart"/>
      <w:r>
        <w:rPr>
          <w:color w:val="202122"/>
          <w:sz w:val="21"/>
          <w:szCs w:val="21"/>
          <w:highlight w:val="white"/>
        </w:rPr>
        <w:t>Хопфилда</w:t>
      </w:r>
      <w:proofErr w:type="spellEnd"/>
      <w:r>
        <w:rPr>
          <w:color w:val="202122"/>
          <w:sz w:val="21"/>
          <w:szCs w:val="21"/>
          <w:highlight w:val="white"/>
        </w:rPr>
        <w:t xml:space="preserve"> иногда называют </w:t>
      </w:r>
      <w:hyperlink r:id="rId64">
        <w:r>
          <w:rPr>
            <w:color w:val="0645AD"/>
            <w:sz w:val="21"/>
            <w:szCs w:val="21"/>
            <w:highlight w:val="white"/>
          </w:rPr>
          <w:t>спинами</w:t>
        </w:r>
      </w:hyperlink>
      <w:r>
        <w:rPr>
          <w:color w:val="202122"/>
          <w:sz w:val="21"/>
          <w:szCs w:val="21"/>
          <w:highlight w:val="white"/>
        </w:rPr>
        <w:t>.</w:t>
      </w:r>
    </w:p>
    <w:p w:rsidR="002F7A47" w:rsidRDefault="00554BA5">
      <w:pPr>
        <w:shd w:val="clear" w:color="auto" w:fill="FFFFFF"/>
        <w:spacing w:before="100" w:after="100"/>
        <w:rPr>
          <w:color w:val="202122"/>
          <w:sz w:val="21"/>
          <w:szCs w:val="21"/>
          <w:highlight w:val="white"/>
        </w:rPr>
      </w:pPr>
      <w:r>
        <w:rPr>
          <w:color w:val="202122"/>
          <w:sz w:val="21"/>
          <w:szCs w:val="21"/>
          <w:highlight w:val="white"/>
        </w:rPr>
        <w:t>Каждый нейрон связан со всеми остальными нейронами. Взаимодействие нейронов сети описывается выражением:</w:t>
      </w:r>
    </w:p>
    <w:p w:rsidR="002F7A47" w:rsidRDefault="00554BA5">
      <w:pPr>
        <w:shd w:val="clear" w:color="auto" w:fill="FFFFFF"/>
        <w:spacing w:before="100" w:after="100"/>
        <w:rPr>
          <w:color w:val="202122"/>
          <w:sz w:val="21"/>
          <w:szCs w:val="21"/>
          <w:highlight w:val="white"/>
        </w:rPr>
      </w:pPr>
      <w:r>
        <w:rPr>
          <w:noProof/>
          <w:color w:val="202122"/>
          <w:sz w:val="21"/>
          <w:szCs w:val="21"/>
          <w:highlight w:val="white"/>
          <w:lang w:val="ru-RU"/>
        </w:rPr>
        <w:drawing>
          <wp:inline distT="114300" distB="114300" distL="114300" distR="114300" wp14:anchorId="79C8E556" wp14:editId="2B130BFB">
            <wp:extent cx="1295400" cy="523875"/>
            <wp:effectExtent l="0" t="0" r="0" b="0"/>
            <wp:docPr id="80"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65"/>
                    <a:srcRect/>
                    <a:stretch>
                      <a:fillRect/>
                    </a:stretch>
                  </pic:blipFill>
                  <pic:spPr>
                    <a:xfrm>
                      <a:off x="0" y="0"/>
                      <a:ext cx="1295400" cy="523875"/>
                    </a:xfrm>
                    <a:prstGeom prst="rect">
                      <a:avLst/>
                    </a:prstGeom>
                    <a:ln/>
                  </pic:spPr>
                </pic:pic>
              </a:graphicData>
            </a:graphic>
          </wp:inline>
        </w:drawing>
      </w:r>
    </w:p>
    <w:p w:rsidR="002F7A47" w:rsidRDefault="00554BA5">
      <w:pPr>
        <w:shd w:val="clear" w:color="auto" w:fill="FFFFFF"/>
        <w:spacing w:before="100" w:after="100"/>
        <w:rPr>
          <w:color w:val="202122"/>
          <w:sz w:val="21"/>
          <w:szCs w:val="21"/>
          <w:highlight w:val="white"/>
        </w:rPr>
      </w:pPr>
      <w:r>
        <w:rPr>
          <w:noProof/>
          <w:color w:val="202122"/>
          <w:sz w:val="21"/>
          <w:szCs w:val="21"/>
          <w:highlight w:val="white"/>
          <w:lang w:val="ru-RU"/>
        </w:rPr>
        <w:drawing>
          <wp:inline distT="114300" distB="114300" distL="114300" distR="114300" wp14:anchorId="14BF59DA" wp14:editId="0BE6C67B">
            <wp:extent cx="6840000" cy="1054100"/>
            <wp:effectExtent l="0" t="0" r="0" b="0"/>
            <wp:docPr id="29"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66"/>
                    <a:srcRect/>
                    <a:stretch>
                      <a:fillRect/>
                    </a:stretch>
                  </pic:blipFill>
                  <pic:spPr>
                    <a:xfrm>
                      <a:off x="0" y="0"/>
                      <a:ext cx="6840000" cy="1054100"/>
                    </a:xfrm>
                    <a:prstGeom prst="rect">
                      <a:avLst/>
                    </a:prstGeom>
                    <a:ln/>
                  </pic:spPr>
                </pic:pic>
              </a:graphicData>
            </a:graphic>
          </wp:inline>
        </w:drawing>
      </w:r>
    </w:p>
    <w:p w:rsidR="002F7A47" w:rsidRDefault="002F7A47">
      <w:pPr>
        <w:rPr>
          <w:color w:val="202122"/>
          <w:sz w:val="21"/>
          <w:szCs w:val="21"/>
          <w:highlight w:val="white"/>
        </w:rPr>
      </w:pPr>
    </w:p>
    <w:p w:rsidR="002F7A47" w:rsidRDefault="00554BA5">
      <w:pPr>
        <w:spacing w:line="240" w:lineRule="auto"/>
        <w:ind w:left="720"/>
      </w:pPr>
      <w:r>
        <w:br w:type="page"/>
      </w:r>
    </w:p>
    <w:p w:rsidR="002F7A47" w:rsidRDefault="00554BA5">
      <w:pPr>
        <w:pStyle w:val="1"/>
        <w:numPr>
          <w:ilvl w:val="0"/>
          <w:numId w:val="13"/>
        </w:numPr>
        <w:ind w:left="0" w:firstLine="708"/>
      </w:pPr>
      <w:bookmarkStart w:id="17" w:name="_Toc154103748"/>
      <w:r>
        <w:lastRenderedPageBreak/>
        <w:t>Искусственные нейронные сети: персептрон, многослойная сеть прямого распространения</w:t>
      </w:r>
      <w:bookmarkEnd w:id="17"/>
    </w:p>
    <w:p w:rsidR="002F7A47" w:rsidRDefault="00554BA5">
      <w:pPr>
        <w:spacing w:line="240" w:lineRule="auto"/>
        <w:ind w:firstLine="700"/>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Персептрон</w:t>
      </w:r>
      <w:r>
        <w:rPr>
          <w:rFonts w:ascii="Times New Roman" w:eastAsia="Times New Roman" w:hAnsi="Times New Roman" w:cs="Times New Roman"/>
          <w:sz w:val="24"/>
          <w:szCs w:val="24"/>
        </w:rPr>
        <w:t xml:space="preserve"> основная концепция: оперируя f и w можно задать любой выход</w:t>
      </w:r>
    </w:p>
    <w:p w:rsidR="002F7A47" w:rsidRDefault="00554BA5">
      <w:pPr>
        <w:spacing w:line="240" w:lineRule="auto"/>
        <w:ind w:firstLine="700"/>
        <w:rPr>
          <w:rFonts w:ascii="Times New Roman" w:eastAsia="Times New Roman" w:hAnsi="Times New Roman" w:cs="Times New Roman"/>
          <w:sz w:val="24"/>
          <w:szCs w:val="24"/>
          <w:u w:val="single"/>
        </w:rPr>
      </w:pPr>
      <w:r>
        <w:rPr>
          <w:rFonts w:ascii="Times New Roman" w:eastAsia="Times New Roman" w:hAnsi="Times New Roman" w:cs="Times New Roman"/>
          <w:noProof/>
          <w:sz w:val="24"/>
          <w:szCs w:val="24"/>
          <w:u w:val="single"/>
          <w:lang w:val="ru-RU"/>
        </w:rPr>
        <w:drawing>
          <wp:inline distT="114300" distB="114300" distL="114300" distR="114300" wp14:anchorId="2F591EB2" wp14:editId="08FB6D7B">
            <wp:extent cx="2619442" cy="1503536"/>
            <wp:effectExtent l="0" t="0" r="0" b="0"/>
            <wp:docPr id="2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67"/>
                    <a:srcRect/>
                    <a:stretch>
                      <a:fillRect/>
                    </a:stretch>
                  </pic:blipFill>
                  <pic:spPr>
                    <a:xfrm>
                      <a:off x="0" y="0"/>
                      <a:ext cx="2619442" cy="1503536"/>
                    </a:xfrm>
                    <a:prstGeom prst="rect">
                      <a:avLst/>
                    </a:prstGeom>
                    <a:ln/>
                  </pic:spPr>
                </pic:pic>
              </a:graphicData>
            </a:graphic>
          </wp:inline>
        </w:drawing>
      </w:r>
    </w:p>
    <w:p w:rsidR="002F7A47" w:rsidRDefault="00554BA5">
      <w:pPr>
        <w:spacing w:line="240" w:lineRule="auto"/>
        <w:ind w:firstLine="700"/>
        <w:rPr>
          <w:rFonts w:ascii="Times New Roman" w:eastAsia="Times New Roman" w:hAnsi="Times New Roman" w:cs="Times New Roman"/>
          <w:sz w:val="24"/>
          <w:szCs w:val="24"/>
          <w:u w:val="single"/>
        </w:rPr>
      </w:pPr>
      <w:r>
        <w:rPr>
          <w:rFonts w:ascii="Times New Roman" w:eastAsia="Times New Roman" w:hAnsi="Times New Roman" w:cs="Times New Roman"/>
          <w:noProof/>
          <w:sz w:val="24"/>
          <w:szCs w:val="24"/>
          <w:u w:val="single"/>
          <w:lang w:val="ru-RU"/>
        </w:rPr>
        <w:drawing>
          <wp:inline distT="114300" distB="114300" distL="114300" distR="114300" wp14:anchorId="30A3C0DB" wp14:editId="152A5BBE">
            <wp:extent cx="2640310" cy="2299246"/>
            <wp:effectExtent l="0" t="0" r="0" b="0"/>
            <wp:docPr id="42"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68"/>
                    <a:srcRect/>
                    <a:stretch>
                      <a:fillRect/>
                    </a:stretch>
                  </pic:blipFill>
                  <pic:spPr>
                    <a:xfrm>
                      <a:off x="0" y="0"/>
                      <a:ext cx="2640310" cy="2299246"/>
                    </a:xfrm>
                    <a:prstGeom prst="rect">
                      <a:avLst/>
                    </a:prstGeom>
                    <a:ln/>
                  </pic:spPr>
                </pic:pic>
              </a:graphicData>
            </a:graphic>
          </wp:inline>
        </w:drawing>
      </w:r>
    </w:p>
    <w:p w:rsidR="002F7A47" w:rsidRDefault="00554BA5">
      <w:pPr>
        <w:spacing w:line="240" w:lineRule="auto"/>
        <w:ind w:firstLine="700"/>
        <w:rPr>
          <w:rFonts w:ascii="Times New Roman" w:eastAsia="Times New Roman" w:hAnsi="Times New Roman" w:cs="Times New Roman"/>
          <w:sz w:val="24"/>
          <w:szCs w:val="24"/>
          <w:u w:val="single"/>
        </w:rPr>
      </w:pPr>
      <w:r>
        <w:rPr>
          <w:rFonts w:ascii="Times New Roman" w:eastAsia="Times New Roman" w:hAnsi="Times New Roman" w:cs="Times New Roman"/>
          <w:noProof/>
          <w:sz w:val="24"/>
          <w:szCs w:val="24"/>
          <w:u w:val="single"/>
          <w:lang w:val="ru-RU"/>
        </w:rPr>
        <w:drawing>
          <wp:inline distT="114300" distB="114300" distL="114300" distR="114300" wp14:anchorId="150E34C2" wp14:editId="5D0ABACF">
            <wp:extent cx="2229653" cy="1624013"/>
            <wp:effectExtent l="0" t="0" r="0" b="0"/>
            <wp:docPr id="79"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69"/>
                    <a:srcRect/>
                    <a:stretch>
                      <a:fillRect/>
                    </a:stretch>
                  </pic:blipFill>
                  <pic:spPr>
                    <a:xfrm>
                      <a:off x="0" y="0"/>
                      <a:ext cx="2229653" cy="1624013"/>
                    </a:xfrm>
                    <a:prstGeom prst="rect">
                      <a:avLst/>
                    </a:prstGeom>
                    <a:ln/>
                  </pic:spPr>
                </pic:pic>
              </a:graphicData>
            </a:graphic>
          </wp:inline>
        </w:drawing>
      </w:r>
    </w:p>
    <w:p w:rsidR="002F7A47" w:rsidRDefault="00554BA5">
      <w:pPr>
        <w:spacing w:line="240" w:lineRule="auto"/>
        <w:ind w:firstLine="70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Виды персептрона</w:t>
      </w:r>
    </w:p>
    <w:p w:rsidR="002F7A47" w:rsidRDefault="00554BA5">
      <w:pPr>
        <w:spacing w:line="240" w:lineRule="auto"/>
        <w:ind w:firstLine="700"/>
        <w:rPr>
          <w:rFonts w:ascii="Times New Roman" w:eastAsia="Times New Roman" w:hAnsi="Times New Roman" w:cs="Times New Roman"/>
          <w:sz w:val="24"/>
          <w:szCs w:val="24"/>
        </w:rPr>
      </w:pPr>
      <w:r>
        <w:rPr>
          <w:rFonts w:ascii="Times New Roman" w:eastAsia="Times New Roman" w:hAnsi="Times New Roman" w:cs="Times New Roman"/>
          <w:sz w:val="24"/>
          <w:szCs w:val="24"/>
        </w:rPr>
        <w:t>- Персептрон с одним скрытым слоем (персептрон, у которого имеется только по одному слою S, A и R элементов)</w:t>
      </w:r>
    </w:p>
    <w:p w:rsidR="002F7A47" w:rsidRDefault="00554BA5">
      <w:pPr>
        <w:spacing w:line="240" w:lineRule="auto"/>
        <w:ind w:firstLine="7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Однослойный персептрон (персептрон, каждый </w:t>
      </w:r>
      <w:proofErr w:type="spellStart"/>
      <w:r>
        <w:rPr>
          <w:rFonts w:ascii="Times New Roman" w:eastAsia="Times New Roman" w:hAnsi="Times New Roman" w:cs="Times New Roman"/>
          <w:sz w:val="24"/>
          <w:szCs w:val="24"/>
        </w:rPr>
        <w:t>Sэлемент</w:t>
      </w:r>
      <w:proofErr w:type="spellEnd"/>
      <w:r>
        <w:rPr>
          <w:rFonts w:ascii="Times New Roman" w:eastAsia="Times New Roman" w:hAnsi="Times New Roman" w:cs="Times New Roman"/>
          <w:sz w:val="24"/>
          <w:szCs w:val="24"/>
        </w:rPr>
        <w:t xml:space="preserve"> которого однозначно соответствует одному </w:t>
      </w:r>
      <w:proofErr w:type="gramStart"/>
      <w:r>
        <w:rPr>
          <w:rFonts w:ascii="Times New Roman" w:eastAsia="Times New Roman" w:hAnsi="Times New Roman" w:cs="Times New Roman"/>
          <w:sz w:val="24"/>
          <w:szCs w:val="24"/>
        </w:rPr>
        <w:t>А</w:t>
      </w:r>
      <w:proofErr w:type="gramEnd"/>
      <w:r>
        <w:rPr>
          <w:rFonts w:ascii="Times New Roman" w:eastAsia="Times New Roman" w:hAnsi="Times New Roman" w:cs="Times New Roman"/>
          <w:sz w:val="24"/>
          <w:szCs w:val="24"/>
        </w:rPr>
        <w:t xml:space="preserve"> элементу, S-A связи всегда равны 1, а порог любого А-элемента равен 1)</w:t>
      </w:r>
    </w:p>
    <w:p w:rsidR="002F7A47" w:rsidRDefault="00554BA5">
      <w:pPr>
        <w:spacing w:line="240" w:lineRule="auto"/>
        <w:ind w:firstLine="7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u w:val="single"/>
        </w:rPr>
        <w:t>Многослойный персептрон</w:t>
      </w:r>
      <w:r>
        <w:rPr>
          <w:rFonts w:ascii="Times New Roman" w:eastAsia="Times New Roman" w:hAnsi="Times New Roman" w:cs="Times New Roman"/>
          <w:sz w:val="24"/>
          <w:szCs w:val="24"/>
        </w:rPr>
        <w:t>:</w:t>
      </w:r>
    </w:p>
    <w:p w:rsidR="002F7A47" w:rsidRDefault="00554BA5">
      <w:pPr>
        <w:spacing w:line="240" w:lineRule="auto"/>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по </w:t>
      </w:r>
      <w:proofErr w:type="spellStart"/>
      <w:r>
        <w:rPr>
          <w:rFonts w:ascii="Times New Roman" w:eastAsia="Times New Roman" w:hAnsi="Times New Roman" w:cs="Times New Roman"/>
          <w:sz w:val="24"/>
          <w:szCs w:val="24"/>
        </w:rPr>
        <w:t>Розенблатту</w:t>
      </w:r>
      <w:proofErr w:type="spellEnd"/>
      <w:r>
        <w:rPr>
          <w:rFonts w:ascii="Times New Roman" w:eastAsia="Times New Roman" w:hAnsi="Times New Roman" w:cs="Times New Roman"/>
          <w:sz w:val="24"/>
          <w:szCs w:val="24"/>
        </w:rPr>
        <w:t xml:space="preserve"> (персептрон, у которого имеется более 1 слоя А-элементов)</w:t>
      </w:r>
    </w:p>
    <w:p w:rsidR="002F7A47" w:rsidRDefault="00554BA5">
      <w:pPr>
        <w:spacing w:line="240" w:lineRule="auto"/>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по </w:t>
      </w:r>
      <w:proofErr w:type="spellStart"/>
      <w:r>
        <w:rPr>
          <w:rFonts w:ascii="Times New Roman" w:eastAsia="Times New Roman" w:hAnsi="Times New Roman" w:cs="Times New Roman"/>
          <w:sz w:val="24"/>
          <w:szCs w:val="24"/>
        </w:rPr>
        <w:t>Румельхарту</w:t>
      </w:r>
      <w:proofErr w:type="spellEnd"/>
      <w:r>
        <w:rPr>
          <w:rFonts w:ascii="Times New Roman" w:eastAsia="Times New Roman" w:hAnsi="Times New Roman" w:cs="Times New Roman"/>
          <w:sz w:val="24"/>
          <w:szCs w:val="24"/>
        </w:rPr>
        <w:t xml:space="preserve"> (многослойный персептрон по </w:t>
      </w:r>
      <w:proofErr w:type="spellStart"/>
      <w:r>
        <w:rPr>
          <w:rFonts w:ascii="Times New Roman" w:eastAsia="Times New Roman" w:hAnsi="Times New Roman" w:cs="Times New Roman"/>
          <w:sz w:val="24"/>
          <w:szCs w:val="24"/>
        </w:rPr>
        <w:t>Розенблатту</w:t>
      </w:r>
      <w:proofErr w:type="spellEnd"/>
      <w:r>
        <w:rPr>
          <w:rFonts w:ascii="Times New Roman" w:eastAsia="Times New Roman" w:hAnsi="Times New Roman" w:cs="Times New Roman"/>
          <w:sz w:val="24"/>
          <w:szCs w:val="24"/>
        </w:rPr>
        <w:t>, у которого обучению подлежат еще и S-A связи, а также само обучение производится по методу обратного распространения ошибки)</w:t>
      </w:r>
    </w:p>
    <w:p w:rsidR="002F7A47" w:rsidRDefault="00554BA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rsidR="002F7A47" w:rsidRDefault="00554BA5">
      <w:pPr>
        <w:spacing w:line="240" w:lineRule="auto"/>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ru-RU"/>
        </w:rPr>
        <w:lastRenderedPageBreak/>
        <w:drawing>
          <wp:inline distT="114300" distB="114300" distL="114300" distR="114300" wp14:anchorId="7FAD8A36" wp14:editId="3F9C32DA">
            <wp:extent cx="2307239" cy="2092747"/>
            <wp:effectExtent l="0" t="0" r="0" b="0"/>
            <wp:docPr id="62"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70"/>
                    <a:srcRect/>
                    <a:stretch>
                      <a:fillRect/>
                    </a:stretch>
                  </pic:blipFill>
                  <pic:spPr>
                    <a:xfrm>
                      <a:off x="0" y="0"/>
                      <a:ext cx="2307239" cy="2092747"/>
                    </a:xfrm>
                    <a:prstGeom prst="rect">
                      <a:avLst/>
                    </a:prstGeom>
                    <a:ln/>
                  </pic:spPr>
                </pic:pic>
              </a:graphicData>
            </a:graphic>
          </wp:inline>
        </w:drawing>
      </w:r>
      <w:r>
        <w:rPr>
          <w:rFonts w:ascii="Times New Roman" w:eastAsia="Times New Roman" w:hAnsi="Times New Roman" w:cs="Times New Roman"/>
          <w:b/>
          <w:noProof/>
          <w:sz w:val="28"/>
          <w:szCs w:val="28"/>
          <w:lang w:val="ru-RU"/>
        </w:rPr>
        <w:drawing>
          <wp:inline distT="114300" distB="114300" distL="114300" distR="114300" wp14:anchorId="6657AB23" wp14:editId="4C4D44AA">
            <wp:extent cx="3300413" cy="1655284"/>
            <wp:effectExtent l="0" t="0" r="0" b="0"/>
            <wp:docPr id="2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71"/>
                    <a:srcRect/>
                    <a:stretch>
                      <a:fillRect/>
                    </a:stretch>
                  </pic:blipFill>
                  <pic:spPr>
                    <a:xfrm>
                      <a:off x="0" y="0"/>
                      <a:ext cx="3300413" cy="1655284"/>
                    </a:xfrm>
                    <a:prstGeom prst="rect">
                      <a:avLst/>
                    </a:prstGeom>
                    <a:ln/>
                  </pic:spPr>
                </pic:pic>
              </a:graphicData>
            </a:graphic>
          </wp:inline>
        </w:drawing>
      </w:r>
    </w:p>
    <w:p w:rsidR="002F7A47" w:rsidRDefault="00554BA5">
      <w:pPr>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rsidR="002F7A47" w:rsidRDefault="00554BA5">
      <w:pPr>
        <w:spacing w:line="240" w:lineRule="auto"/>
        <w:rPr>
          <w:rFonts w:ascii="Times New Roman" w:eastAsia="Times New Roman" w:hAnsi="Times New Roman" w:cs="Times New Roman"/>
          <w:sz w:val="24"/>
          <w:szCs w:val="24"/>
          <w:shd w:val="clear" w:color="auto" w:fill="F6F6F6"/>
        </w:rPr>
      </w:pPr>
      <w:r>
        <w:rPr>
          <w:rFonts w:ascii="Times New Roman" w:eastAsia="Times New Roman" w:hAnsi="Times New Roman" w:cs="Times New Roman"/>
          <w:b/>
          <w:sz w:val="28"/>
          <w:szCs w:val="28"/>
        </w:rPr>
        <w:t xml:space="preserve"> </w:t>
      </w:r>
    </w:p>
    <w:p w:rsidR="002F7A47" w:rsidRDefault="002F7A47">
      <w:pPr>
        <w:ind w:left="720"/>
      </w:pPr>
    </w:p>
    <w:p w:rsidR="002F7A47" w:rsidRDefault="00554BA5">
      <w:pPr>
        <w:spacing w:line="240" w:lineRule="auto"/>
        <w:ind w:left="720"/>
      </w:pPr>
      <w:r>
        <w:br w:type="page"/>
      </w:r>
    </w:p>
    <w:p w:rsidR="002F7A47" w:rsidRDefault="00554BA5">
      <w:pPr>
        <w:pStyle w:val="1"/>
        <w:numPr>
          <w:ilvl w:val="0"/>
          <w:numId w:val="13"/>
        </w:numPr>
        <w:ind w:left="0" w:firstLine="708"/>
      </w:pPr>
      <w:bookmarkStart w:id="18" w:name="_Toc154103749"/>
      <w:r>
        <w:lastRenderedPageBreak/>
        <w:t>Искусственные нейронные сети: РБФ-сеть</w:t>
      </w:r>
      <w:bookmarkEnd w:id="18"/>
    </w:p>
    <w:p w:rsidR="002F7A47" w:rsidRDefault="00554BA5">
      <w:pPr>
        <w:spacing w:line="240" w:lineRule="auto"/>
      </w:pPr>
      <w:r>
        <w:rPr>
          <w:rFonts w:ascii="Times New Roman" w:eastAsia="Times New Roman" w:hAnsi="Times New Roman" w:cs="Times New Roman"/>
          <w:b/>
          <w:noProof/>
          <w:sz w:val="28"/>
          <w:szCs w:val="28"/>
          <w:lang w:val="ru-RU"/>
        </w:rPr>
        <w:drawing>
          <wp:inline distT="114300" distB="114300" distL="114300" distR="114300" wp14:anchorId="4B501DA0" wp14:editId="5B8D643B">
            <wp:extent cx="5731200" cy="3632200"/>
            <wp:effectExtent l="0" t="0" r="0" b="0"/>
            <wp:docPr id="85"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72"/>
                    <a:srcRect/>
                    <a:stretch>
                      <a:fillRect/>
                    </a:stretch>
                  </pic:blipFill>
                  <pic:spPr>
                    <a:xfrm>
                      <a:off x="0" y="0"/>
                      <a:ext cx="5731200" cy="3632200"/>
                    </a:xfrm>
                    <a:prstGeom prst="rect">
                      <a:avLst/>
                    </a:prstGeom>
                    <a:ln/>
                  </pic:spPr>
                </pic:pic>
              </a:graphicData>
            </a:graphic>
          </wp:inline>
        </w:drawing>
      </w:r>
    </w:p>
    <w:p w:rsidR="002F7A47" w:rsidRDefault="00554BA5">
      <w:pPr>
        <w:spacing w:line="240" w:lineRule="auto"/>
        <w:ind w:left="720"/>
        <w:rPr>
          <w:color w:val="202122"/>
          <w:sz w:val="21"/>
          <w:szCs w:val="21"/>
        </w:rPr>
      </w:pPr>
      <w:r>
        <w:rPr>
          <w:b/>
          <w:color w:val="202122"/>
          <w:sz w:val="21"/>
          <w:szCs w:val="21"/>
        </w:rPr>
        <w:t>Сеть радиально-базисных функций</w:t>
      </w:r>
      <w:r>
        <w:rPr>
          <w:color w:val="202122"/>
          <w:sz w:val="21"/>
          <w:szCs w:val="21"/>
        </w:rPr>
        <w:t xml:space="preserve"> — </w:t>
      </w:r>
      <w:hyperlink r:id="rId73">
        <w:r>
          <w:rPr>
            <w:color w:val="0645AD"/>
            <w:sz w:val="21"/>
            <w:szCs w:val="21"/>
          </w:rPr>
          <w:t>искусственная нейронная сеть</w:t>
        </w:r>
      </w:hyperlink>
      <w:r>
        <w:rPr>
          <w:color w:val="202122"/>
          <w:sz w:val="21"/>
          <w:szCs w:val="21"/>
        </w:rPr>
        <w:t xml:space="preserve">, которая использует </w:t>
      </w:r>
      <w:hyperlink r:id="rId74" w:anchor="%D0%A0%D0%B0%D0%B4%D0%B8%D0%B0%D0%BB%D1%8C%D0%BD%D0%BE-%D0%B1%D0%B0%D0%B7%D0%B8%D1%81%D0%BD%D1%8B%D0%B5_%D1%84%D1%83%D0%BD%D0%BA%D1%86%D0%B8%D0%B8">
        <w:r>
          <w:rPr>
            <w:color w:val="0645AD"/>
            <w:sz w:val="21"/>
            <w:szCs w:val="21"/>
          </w:rPr>
          <w:t>радиальные базисные функции</w:t>
        </w:r>
      </w:hyperlink>
      <w:r>
        <w:rPr>
          <w:color w:val="202122"/>
          <w:sz w:val="21"/>
          <w:szCs w:val="21"/>
        </w:rPr>
        <w:t xml:space="preserve"> как </w:t>
      </w:r>
      <w:hyperlink r:id="rId75">
        <w:r>
          <w:rPr>
            <w:color w:val="0645AD"/>
            <w:sz w:val="21"/>
            <w:szCs w:val="21"/>
          </w:rPr>
          <w:t>функции активации</w:t>
        </w:r>
      </w:hyperlink>
      <w:r>
        <w:rPr>
          <w:color w:val="202122"/>
          <w:sz w:val="21"/>
          <w:szCs w:val="21"/>
        </w:rPr>
        <w:t>.</w:t>
      </w:r>
    </w:p>
    <w:p w:rsidR="002F7A47" w:rsidRDefault="00554BA5">
      <w:pPr>
        <w:shd w:val="clear" w:color="auto" w:fill="FFFFFF"/>
        <w:spacing w:before="100" w:after="100" w:line="240" w:lineRule="auto"/>
        <w:rPr>
          <w:color w:val="202122"/>
          <w:sz w:val="21"/>
          <w:szCs w:val="21"/>
        </w:rPr>
      </w:pPr>
      <w:r>
        <w:rPr>
          <w:color w:val="202122"/>
          <w:sz w:val="21"/>
          <w:szCs w:val="21"/>
        </w:rPr>
        <w:t xml:space="preserve">Выходом сети является </w:t>
      </w:r>
      <w:hyperlink r:id="rId76">
        <w:r>
          <w:rPr>
            <w:color w:val="0645AD"/>
            <w:sz w:val="21"/>
            <w:szCs w:val="21"/>
          </w:rPr>
          <w:t>линейная комбинация</w:t>
        </w:r>
      </w:hyperlink>
      <w:r>
        <w:rPr>
          <w:color w:val="202122"/>
          <w:sz w:val="21"/>
          <w:szCs w:val="21"/>
        </w:rPr>
        <w:t xml:space="preserve"> радиальных базисных функций входов и параметров нейрона. Сети радиальных базисных функций имеют множество применений, в том числе </w:t>
      </w:r>
      <w:hyperlink r:id="rId77">
        <w:r>
          <w:rPr>
            <w:color w:val="BA0000"/>
            <w:sz w:val="21"/>
            <w:szCs w:val="21"/>
          </w:rPr>
          <w:t>функции приближения</w:t>
        </w:r>
      </w:hyperlink>
      <w:r>
        <w:rPr>
          <w:color w:val="202122"/>
          <w:sz w:val="21"/>
          <w:szCs w:val="21"/>
        </w:rPr>
        <w:t xml:space="preserve">, прогнозирования </w:t>
      </w:r>
      <w:hyperlink r:id="rId78">
        <w:r>
          <w:rPr>
            <w:color w:val="0645AD"/>
            <w:sz w:val="21"/>
            <w:szCs w:val="21"/>
          </w:rPr>
          <w:t>временных рядов</w:t>
        </w:r>
      </w:hyperlink>
      <w:r>
        <w:rPr>
          <w:color w:val="202122"/>
          <w:sz w:val="21"/>
          <w:szCs w:val="21"/>
        </w:rPr>
        <w:t xml:space="preserve">, </w:t>
      </w:r>
      <w:hyperlink r:id="rId79">
        <w:r>
          <w:rPr>
            <w:color w:val="0645AD"/>
            <w:sz w:val="21"/>
            <w:szCs w:val="21"/>
          </w:rPr>
          <w:t>классификации</w:t>
        </w:r>
      </w:hyperlink>
      <w:r>
        <w:rPr>
          <w:color w:val="202122"/>
          <w:sz w:val="21"/>
          <w:szCs w:val="21"/>
        </w:rPr>
        <w:t xml:space="preserve"> и системы </w:t>
      </w:r>
      <w:hyperlink r:id="rId80">
        <w:r>
          <w:rPr>
            <w:color w:val="0645AD"/>
            <w:sz w:val="21"/>
            <w:szCs w:val="21"/>
          </w:rPr>
          <w:t>управления</w:t>
        </w:r>
      </w:hyperlink>
      <w:r>
        <w:rPr>
          <w:color w:val="202122"/>
          <w:sz w:val="21"/>
          <w:szCs w:val="21"/>
        </w:rPr>
        <w:t>.</w:t>
      </w: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554BA5">
      <w:pPr>
        <w:spacing w:line="240" w:lineRule="auto"/>
      </w:pPr>
      <w:r>
        <w:br w:type="page"/>
      </w:r>
    </w:p>
    <w:p w:rsidR="002F7A47" w:rsidRDefault="002F7A47">
      <w:pPr>
        <w:spacing w:line="240" w:lineRule="auto"/>
      </w:pPr>
    </w:p>
    <w:p w:rsidR="002F7A47" w:rsidRDefault="00554BA5">
      <w:pPr>
        <w:pStyle w:val="1"/>
        <w:numPr>
          <w:ilvl w:val="0"/>
          <w:numId w:val="13"/>
        </w:numPr>
        <w:ind w:left="0" w:firstLine="708"/>
      </w:pPr>
      <w:bookmarkStart w:id="19" w:name="_Toc154103750"/>
      <w:r>
        <w:t>Классификация по ближайшему среднему значению</w:t>
      </w:r>
      <w:bookmarkEnd w:id="19"/>
    </w:p>
    <w:p w:rsidR="002F7A47" w:rsidRDefault="00554BA5">
      <w:pPr>
        <w:spacing w:line="240" w:lineRule="auto"/>
        <w:ind w:firstLine="70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В классическом подходе к системам распознавания вектор признаков, характеризующий каждый класс, получается вследствие обучения системы и известен заранее или на основе каких-либо моделей предсказывается в режиме реального времени. Один из самых простых алгоритмов классификации использует </w:t>
      </w:r>
      <w:r>
        <w:rPr>
          <w:rFonts w:ascii="Times New Roman" w:eastAsia="Times New Roman" w:hAnsi="Times New Roman" w:cs="Times New Roman"/>
          <w:sz w:val="24"/>
          <w:szCs w:val="24"/>
          <w:u w:val="single"/>
        </w:rPr>
        <w:t>вектор математического ожидания класса (среднее значение)</w:t>
      </w:r>
    </w:p>
    <w:p w:rsidR="002F7A47" w:rsidRDefault="00554BA5">
      <w:pPr>
        <w:spacing w:line="240" w:lineRule="auto"/>
        <w:ind w:firstLine="700"/>
        <w:jc w:val="both"/>
        <w:rPr>
          <w:rFonts w:ascii="Times New Roman" w:eastAsia="Times New Roman" w:hAnsi="Times New Roman" w:cs="Times New Roman"/>
          <w:sz w:val="24"/>
          <w:szCs w:val="24"/>
          <w:u w:val="single"/>
        </w:rPr>
      </w:pPr>
      <w:r>
        <w:rPr>
          <w:rFonts w:ascii="Times New Roman" w:eastAsia="Times New Roman" w:hAnsi="Times New Roman" w:cs="Times New Roman"/>
          <w:noProof/>
          <w:sz w:val="24"/>
          <w:szCs w:val="24"/>
          <w:u w:val="single"/>
          <w:lang w:val="ru-RU"/>
        </w:rPr>
        <w:drawing>
          <wp:inline distT="114300" distB="114300" distL="114300" distR="114300" wp14:anchorId="5A4B14DB" wp14:editId="0D6C0535">
            <wp:extent cx="2524125" cy="1209675"/>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1"/>
                    <a:srcRect/>
                    <a:stretch>
                      <a:fillRect/>
                    </a:stretch>
                  </pic:blipFill>
                  <pic:spPr>
                    <a:xfrm>
                      <a:off x="0" y="0"/>
                      <a:ext cx="2524125" cy="1209675"/>
                    </a:xfrm>
                    <a:prstGeom prst="rect">
                      <a:avLst/>
                    </a:prstGeom>
                    <a:ln/>
                  </pic:spPr>
                </pic:pic>
              </a:graphicData>
            </a:graphic>
          </wp:inline>
        </w:drawing>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br/>
      </w:r>
      <w:r>
        <w:rPr>
          <w:rFonts w:ascii="Times New Roman" w:eastAsia="Times New Roman" w:hAnsi="Times New Roman" w:cs="Times New Roman"/>
          <w:sz w:val="24"/>
          <w:szCs w:val="24"/>
        </w:rPr>
        <w:t xml:space="preserve">  – j-й эталонный признак класса </w:t>
      </w:r>
      <w:proofErr w:type="gramStart"/>
      <w:r>
        <w:rPr>
          <w:rFonts w:ascii="Times New Roman" w:eastAsia="Times New Roman" w:hAnsi="Times New Roman" w:cs="Times New Roman"/>
          <w:sz w:val="24"/>
          <w:szCs w:val="24"/>
        </w:rPr>
        <w:t xml:space="preserve">i,   </w:t>
      </w:r>
      <w:proofErr w:type="gramEnd"/>
      <w:r>
        <w:rPr>
          <w:rFonts w:ascii="Times New Roman" w:eastAsia="Times New Roman" w:hAnsi="Times New Roman" w:cs="Times New Roman"/>
          <w:sz w:val="24"/>
          <w:szCs w:val="24"/>
        </w:rPr>
        <w:t>– количество эталонных векторов класса i.</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Следовательно, неизвестный объект будет относиться к классу i, если он существенно ближе к вектору математического ожидания класса i, чем к векторам математических ожиданий других классов. Такой метод применим, когда точки признаков расположены очень кучно и далеко от точек других классов.</w:t>
      </w:r>
      <w:r>
        <w:rPr>
          <w:rFonts w:ascii="Times New Roman" w:eastAsia="Times New Roman" w:hAnsi="Times New Roman" w:cs="Times New Roman"/>
          <w:sz w:val="24"/>
          <w:szCs w:val="24"/>
        </w:rPr>
        <w:br/>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ru-RU"/>
        </w:rPr>
        <w:drawing>
          <wp:inline distT="114300" distB="114300" distL="114300" distR="114300" wp14:anchorId="04106819" wp14:editId="04763026">
            <wp:extent cx="2338388" cy="2345285"/>
            <wp:effectExtent l="0" t="0" r="0" b="0"/>
            <wp:docPr id="49"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82"/>
                    <a:srcRect/>
                    <a:stretch>
                      <a:fillRect/>
                    </a:stretch>
                  </pic:blipFill>
                  <pic:spPr>
                    <a:xfrm>
                      <a:off x="0" y="0"/>
                      <a:ext cx="2338388" cy="2345285"/>
                    </a:xfrm>
                    <a:prstGeom prst="rect">
                      <a:avLst/>
                    </a:prstGeom>
                    <a:ln/>
                  </pic:spPr>
                </pic:pic>
              </a:graphicData>
            </a:graphic>
          </wp:inline>
        </w:drawing>
      </w: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lang w:val="ru-RU"/>
        </w:rPr>
        <w:drawing>
          <wp:inline distT="114300" distB="114300" distL="114300" distR="114300" wp14:anchorId="4521C399" wp14:editId="3B599B59">
            <wp:extent cx="2547462" cy="2385718"/>
            <wp:effectExtent l="0" t="0" r="0" b="0"/>
            <wp:docPr id="18"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83"/>
                    <a:srcRect/>
                    <a:stretch>
                      <a:fillRect/>
                    </a:stretch>
                  </pic:blipFill>
                  <pic:spPr>
                    <a:xfrm>
                      <a:off x="0" y="0"/>
                      <a:ext cx="2547462" cy="2385718"/>
                    </a:xfrm>
                    <a:prstGeom prst="rect">
                      <a:avLst/>
                    </a:prstGeom>
                    <a:ln/>
                  </pic:spPr>
                </pic:pic>
              </a:graphicData>
            </a:graphic>
          </wp:inline>
        </w:drawing>
      </w:r>
    </w:p>
    <w:p w:rsidR="002F7A47" w:rsidRDefault="002F7A47">
      <w:pPr>
        <w:spacing w:line="240" w:lineRule="auto"/>
        <w:ind w:firstLine="700"/>
        <w:jc w:val="both"/>
        <w:rPr>
          <w:rFonts w:ascii="Times New Roman" w:eastAsia="Times New Roman" w:hAnsi="Times New Roman" w:cs="Times New Roman"/>
          <w:sz w:val="24"/>
          <w:szCs w:val="24"/>
        </w:rPr>
      </w:pPr>
    </w:p>
    <w:p w:rsidR="002F7A47" w:rsidRDefault="002F7A47">
      <w:pPr>
        <w:spacing w:line="240" w:lineRule="auto"/>
        <w:ind w:firstLine="700"/>
        <w:jc w:val="both"/>
        <w:rPr>
          <w:rFonts w:ascii="Times New Roman" w:eastAsia="Times New Roman" w:hAnsi="Times New Roman" w:cs="Times New Roman"/>
          <w:sz w:val="24"/>
          <w:szCs w:val="24"/>
        </w:rPr>
      </w:pP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На правой картинке приведен пример ситуации, когда данный метод не будет работать. Как видно, класс 2 разделен на два непересекающихся множества признаков, а класс 3 слишком вытянут, что приводит к ситуации, когда его удаленные точки ближе к среднему значению другого класса, нежели к его собственному среднему значению. Описанная проблема в некоторых случаях может быть решена изменением расчета расстояния. Будем учитывать характеристику «разброса» значений класса </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вдоль каждого координатного направления i. Среднеквадратичное отклонение равно квадратному корню из дисперсии. </w:t>
      </w:r>
      <w:proofErr w:type="spellStart"/>
      <w:r>
        <w:rPr>
          <w:rFonts w:ascii="Times New Roman" w:eastAsia="Times New Roman" w:hAnsi="Times New Roman" w:cs="Times New Roman"/>
          <w:sz w:val="24"/>
          <w:szCs w:val="24"/>
        </w:rPr>
        <w:t>Шкалированное</w:t>
      </w:r>
      <w:proofErr w:type="spellEnd"/>
      <w:r>
        <w:rPr>
          <w:rFonts w:ascii="Times New Roman" w:eastAsia="Times New Roman" w:hAnsi="Times New Roman" w:cs="Times New Roman"/>
          <w:sz w:val="24"/>
          <w:szCs w:val="24"/>
        </w:rPr>
        <w:t xml:space="preserve"> евклидово расстояние между вектором x и вектором математического ожидания равно</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Эта формула расстояния позволяет уменьшить количество ошибок классификации, но на деле большинство задач не удается представить таким простым классом.</w:t>
      </w:r>
    </w:p>
    <w:p w:rsidR="002F7A47" w:rsidRDefault="002F7A47"/>
    <w:p w:rsidR="002F7A47" w:rsidRDefault="00554BA5">
      <w:pPr>
        <w:spacing w:line="240" w:lineRule="auto"/>
        <w:ind w:left="720"/>
      </w:pPr>
      <w:r>
        <w:br w:type="page"/>
      </w:r>
    </w:p>
    <w:p w:rsidR="002F7A47" w:rsidRDefault="00554BA5">
      <w:pPr>
        <w:pStyle w:val="1"/>
        <w:numPr>
          <w:ilvl w:val="0"/>
          <w:numId w:val="13"/>
        </w:numPr>
        <w:ind w:left="0" w:firstLine="708"/>
      </w:pPr>
      <w:bookmarkStart w:id="20" w:name="_Toc154103751"/>
      <w:r>
        <w:lastRenderedPageBreak/>
        <w:t>Классификация по расстоянию до ближайших соседей</w:t>
      </w:r>
      <w:bookmarkEnd w:id="20"/>
    </w:p>
    <w:p w:rsidR="002F7A47" w:rsidRDefault="00554BA5">
      <w:pPr>
        <w:spacing w:line="240" w:lineRule="auto"/>
        <w:ind w:firstLine="700"/>
        <w:rPr>
          <w:rFonts w:ascii="Times New Roman" w:eastAsia="Times New Roman" w:hAnsi="Times New Roman" w:cs="Times New Roman"/>
          <w:sz w:val="28"/>
          <w:szCs w:val="28"/>
          <w:shd w:val="clear" w:color="auto" w:fill="F6F6F6"/>
        </w:rPr>
      </w:pPr>
      <w:r>
        <w:rPr>
          <w:rFonts w:ascii="Times New Roman" w:eastAsia="Times New Roman" w:hAnsi="Times New Roman" w:cs="Times New Roman"/>
          <w:sz w:val="28"/>
          <w:szCs w:val="28"/>
          <w:shd w:val="clear" w:color="auto" w:fill="F6F6F6"/>
        </w:rPr>
        <w:t>Этот метод относит неизвестный вектор признаков к классу, отдельные образцы которого находятся ближе всех. Такие образцы называются ближайшими соседями. При классификации по ближайшему соседу не требуется знать моделей распределения классов в пространстве, необходима только информация об эталонных образцах.</w:t>
      </w:r>
    </w:p>
    <w:p w:rsidR="002F7A47" w:rsidRDefault="00554BA5">
      <w:pPr>
        <w:spacing w:line="240" w:lineRule="auto"/>
        <w:ind w:firstLine="700"/>
        <w:rPr>
          <w:rFonts w:ascii="Times New Roman" w:eastAsia="Times New Roman" w:hAnsi="Times New Roman" w:cs="Times New Roman"/>
          <w:sz w:val="28"/>
          <w:szCs w:val="28"/>
          <w:shd w:val="clear" w:color="auto" w:fill="F6F6F6"/>
        </w:rPr>
      </w:pPr>
      <w:r>
        <w:rPr>
          <w:rFonts w:ascii="Times New Roman" w:eastAsia="Times New Roman" w:hAnsi="Times New Roman" w:cs="Times New Roman"/>
          <w:sz w:val="28"/>
          <w:szCs w:val="28"/>
          <w:shd w:val="clear" w:color="auto" w:fill="F6F6F6"/>
        </w:rPr>
        <w:t>Принцип работы алгоритма построен на определении минимального расстояния до образца признака из базы данных. Так же решение можно улучшить, если искать среди соседей. Для классификации каждого из объектов тестовой выборки необходимо последовательно выполнить следующие операции:</w:t>
      </w:r>
    </w:p>
    <w:p w:rsidR="002F7A47" w:rsidRDefault="00554BA5">
      <w:pPr>
        <w:spacing w:line="240" w:lineRule="auto"/>
        <w:ind w:firstLine="700"/>
        <w:rPr>
          <w:rFonts w:ascii="Times New Roman" w:eastAsia="Times New Roman" w:hAnsi="Times New Roman" w:cs="Times New Roman"/>
          <w:sz w:val="28"/>
          <w:szCs w:val="28"/>
          <w:shd w:val="clear" w:color="auto" w:fill="F6F6F6"/>
        </w:rPr>
      </w:pPr>
      <w:r>
        <w:rPr>
          <w:rFonts w:ascii="Times New Roman" w:eastAsia="Times New Roman" w:hAnsi="Times New Roman" w:cs="Times New Roman"/>
          <w:sz w:val="28"/>
          <w:szCs w:val="28"/>
          <w:shd w:val="clear" w:color="auto" w:fill="F6F6F6"/>
        </w:rPr>
        <w:t>‒ Вычислить расстояние до каждого из объектов обучающей выборки</w:t>
      </w:r>
    </w:p>
    <w:p w:rsidR="002F7A47" w:rsidRDefault="00554BA5">
      <w:pPr>
        <w:spacing w:line="240" w:lineRule="auto"/>
        <w:ind w:firstLine="700"/>
        <w:rPr>
          <w:rFonts w:ascii="Times New Roman" w:eastAsia="Times New Roman" w:hAnsi="Times New Roman" w:cs="Times New Roman"/>
          <w:sz w:val="28"/>
          <w:szCs w:val="28"/>
          <w:shd w:val="clear" w:color="auto" w:fill="F6F6F6"/>
        </w:rPr>
      </w:pPr>
      <w:r>
        <w:rPr>
          <w:rFonts w:ascii="Times New Roman" w:eastAsia="Times New Roman" w:hAnsi="Times New Roman" w:cs="Times New Roman"/>
          <w:sz w:val="28"/>
          <w:szCs w:val="28"/>
          <w:shd w:val="clear" w:color="auto" w:fill="F6F6F6"/>
        </w:rPr>
        <w:t>‒ Отобрать k объектов обучающей выборки, расстояние до которых минимально</w:t>
      </w:r>
    </w:p>
    <w:p w:rsidR="002F7A47" w:rsidRDefault="00554BA5">
      <w:pPr>
        <w:spacing w:line="240" w:lineRule="auto"/>
        <w:ind w:firstLine="700"/>
        <w:rPr>
          <w:rFonts w:ascii="Times New Roman" w:eastAsia="Times New Roman" w:hAnsi="Times New Roman" w:cs="Times New Roman"/>
          <w:sz w:val="28"/>
          <w:szCs w:val="28"/>
          <w:shd w:val="clear" w:color="auto" w:fill="F6F6F6"/>
        </w:rPr>
      </w:pPr>
      <w:r>
        <w:rPr>
          <w:rFonts w:ascii="Times New Roman" w:eastAsia="Times New Roman" w:hAnsi="Times New Roman" w:cs="Times New Roman"/>
          <w:sz w:val="28"/>
          <w:szCs w:val="28"/>
          <w:shd w:val="clear" w:color="auto" w:fill="F6F6F6"/>
        </w:rPr>
        <w:t>‒ Класс классифицируемого объекта — это класс, наиболее часто встречающийся среди k ближайших соседей</w:t>
      </w:r>
    </w:p>
    <w:p w:rsidR="002F7A47" w:rsidRDefault="00554BA5">
      <w:pPr>
        <w:spacing w:line="240" w:lineRule="auto"/>
        <w:ind w:firstLine="700"/>
        <w:rPr>
          <w:rFonts w:ascii="Times New Roman" w:eastAsia="Times New Roman" w:hAnsi="Times New Roman" w:cs="Times New Roman"/>
          <w:sz w:val="28"/>
          <w:szCs w:val="28"/>
          <w:shd w:val="clear" w:color="auto" w:fill="F6F6F6"/>
        </w:rPr>
      </w:pPr>
      <w:r>
        <w:rPr>
          <w:rFonts w:ascii="Times New Roman" w:eastAsia="Times New Roman" w:hAnsi="Times New Roman" w:cs="Times New Roman"/>
          <w:noProof/>
          <w:sz w:val="28"/>
          <w:szCs w:val="28"/>
          <w:shd w:val="clear" w:color="auto" w:fill="F6F6F6"/>
          <w:lang w:val="ru-RU"/>
        </w:rPr>
        <w:drawing>
          <wp:inline distT="114300" distB="114300" distL="114300" distR="114300" wp14:anchorId="77A98C35" wp14:editId="3E74B627">
            <wp:extent cx="2102941" cy="2007096"/>
            <wp:effectExtent l="0" t="0" r="0" b="0"/>
            <wp:docPr id="37"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84"/>
                    <a:srcRect/>
                    <a:stretch>
                      <a:fillRect/>
                    </a:stretch>
                  </pic:blipFill>
                  <pic:spPr>
                    <a:xfrm>
                      <a:off x="0" y="0"/>
                      <a:ext cx="2102941" cy="2007096"/>
                    </a:xfrm>
                    <a:prstGeom prst="rect">
                      <a:avLst/>
                    </a:prstGeom>
                    <a:ln/>
                  </pic:spPr>
                </pic:pic>
              </a:graphicData>
            </a:graphic>
          </wp:inline>
        </w:drawing>
      </w:r>
    </w:p>
    <w:p w:rsidR="002F7A47" w:rsidRDefault="00554BA5">
      <w:pPr>
        <w:spacing w:line="240" w:lineRule="auto"/>
        <w:ind w:firstLine="700"/>
        <w:rPr>
          <w:rFonts w:ascii="Times New Roman" w:eastAsia="Times New Roman" w:hAnsi="Times New Roman" w:cs="Times New Roman"/>
          <w:sz w:val="28"/>
          <w:szCs w:val="28"/>
          <w:shd w:val="clear" w:color="auto" w:fill="F6F6F6"/>
        </w:rPr>
      </w:pPr>
      <w:r>
        <w:rPr>
          <w:rFonts w:ascii="Times New Roman" w:eastAsia="Times New Roman" w:hAnsi="Times New Roman" w:cs="Times New Roman"/>
          <w:sz w:val="28"/>
          <w:szCs w:val="28"/>
          <w:shd w:val="clear" w:color="auto" w:fill="F6F6F6"/>
        </w:rPr>
        <w:t>Преимущества такого подхода очевидны:</w:t>
      </w:r>
    </w:p>
    <w:p w:rsidR="002F7A47" w:rsidRDefault="00554BA5">
      <w:pPr>
        <w:spacing w:line="240" w:lineRule="auto"/>
        <w:ind w:firstLine="700"/>
        <w:rPr>
          <w:rFonts w:ascii="Times New Roman" w:eastAsia="Times New Roman" w:hAnsi="Times New Roman" w:cs="Times New Roman"/>
          <w:sz w:val="28"/>
          <w:szCs w:val="28"/>
          <w:shd w:val="clear" w:color="auto" w:fill="F6F6F6"/>
        </w:rPr>
      </w:pPr>
      <w:r>
        <w:rPr>
          <w:rFonts w:ascii="Times New Roman" w:eastAsia="Times New Roman" w:hAnsi="Times New Roman" w:cs="Times New Roman"/>
          <w:sz w:val="28"/>
          <w:szCs w:val="28"/>
          <w:shd w:val="clear" w:color="auto" w:fill="F6F6F6"/>
        </w:rPr>
        <w:t>‒ в любой момент можно добавить новые образцы в базу данных;</w:t>
      </w:r>
    </w:p>
    <w:p w:rsidR="002F7A47" w:rsidRDefault="00554BA5">
      <w:pPr>
        <w:spacing w:line="240" w:lineRule="auto"/>
        <w:ind w:firstLine="700"/>
        <w:rPr>
          <w:rFonts w:ascii="Times New Roman" w:eastAsia="Times New Roman" w:hAnsi="Times New Roman" w:cs="Times New Roman"/>
          <w:sz w:val="28"/>
          <w:szCs w:val="28"/>
          <w:shd w:val="clear" w:color="auto" w:fill="F6F6F6"/>
        </w:rPr>
      </w:pPr>
      <w:r>
        <w:rPr>
          <w:rFonts w:ascii="Times New Roman" w:eastAsia="Times New Roman" w:hAnsi="Times New Roman" w:cs="Times New Roman"/>
          <w:sz w:val="28"/>
          <w:szCs w:val="28"/>
          <w:shd w:val="clear" w:color="auto" w:fill="F6F6F6"/>
        </w:rPr>
        <w:t>‒ древовидные и сеточные структуры данных позволяют сократить количество вычисляемых расстояний.</w:t>
      </w:r>
    </w:p>
    <w:p w:rsidR="002F7A47" w:rsidRDefault="00554BA5">
      <w:pPr>
        <w:spacing w:line="240" w:lineRule="auto"/>
        <w:ind w:firstLine="700"/>
      </w:pPr>
      <w:r>
        <w:rPr>
          <w:rFonts w:ascii="Times New Roman" w:eastAsia="Times New Roman" w:hAnsi="Times New Roman" w:cs="Times New Roman"/>
          <w:sz w:val="28"/>
          <w:szCs w:val="28"/>
          <w:shd w:val="clear" w:color="auto" w:fill="F6F6F6"/>
        </w:rPr>
        <w:t>Данный алгоритм — один из простейших алгоритмов классификации, поэтому на реальных задачах он зачастую оказывается неэффективным. Помимо точности классификации, проблемой этого классификатора является скорость классификации: если в обучающей выборке N объектов, в тестовом выборе M объектов, а размерность пространства — K, то количество операций для классификации тестовой выборки может быть оценено как O(K*M*N).</w:t>
      </w:r>
      <w:r>
        <w:rPr>
          <w:rFonts w:ascii="Times New Roman" w:eastAsia="Times New Roman" w:hAnsi="Times New Roman" w:cs="Times New Roman"/>
          <w:sz w:val="24"/>
          <w:szCs w:val="24"/>
          <w:shd w:val="clear" w:color="auto" w:fill="F6F6F6"/>
        </w:rPr>
        <w:br/>
      </w:r>
    </w:p>
    <w:p w:rsidR="002F7A47" w:rsidRDefault="00554BA5">
      <w:pPr>
        <w:spacing w:line="240" w:lineRule="auto"/>
        <w:ind w:left="720"/>
      </w:pPr>
      <w:r>
        <w:br w:type="page"/>
      </w:r>
    </w:p>
    <w:p w:rsidR="002F7A47" w:rsidRDefault="00554BA5">
      <w:pPr>
        <w:pStyle w:val="1"/>
        <w:numPr>
          <w:ilvl w:val="0"/>
          <w:numId w:val="13"/>
        </w:numPr>
        <w:ind w:left="0" w:firstLine="708"/>
      </w:pPr>
      <w:bookmarkStart w:id="21" w:name="_Toc154103752"/>
      <w:r>
        <w:lastRenderedPageBreak/>
        <w:t>Коррекция цвета на цветных изображениях</w:t>
      </w:r>
      <w:bookmarkEnd w:id="21"/>
    </w:p>
    <w:p w:rsidR="002F7A47" w:rsidRDefault="00554BA5">
      <w:pPr>
        <w:spacing w:line="240" w:lineRule="auto"/>
        <w:ind w:firstLine="700"/>
        <w:jc w:val="both"/>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Pr>
        <w:t>- Изменение цветового баланса</w:t>
      </w:r>
    </w:p>
    <w:p w:rsidR="002F7A47" w:rsidRDefault="00554BA5">
      <w:pPr>
        <w:spacing w:line="240" w:lineRule="auto"/>
        <w:ind w:firstLine="7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Цель метода – компенсировать неверные настройки </w:t>
      </w:r>
      <w:proofErr w:type="spellStart"/>
      <w:r>
        <w:rPr>
          <w:rFonts w:ascii="Times New Roman" w:eastAsia="Times New Roman" w:hAnsi="Times New Roman" w:cs="Times New Roman"/>
          <w:sz w:val="28"/>
          <w:szCs w:val="28"/>
        </w:rPr>
        <w:t>цветовосприятия</w:t>
      </w:r>
      <w:proofErr w:type="spellEnd"/>
      <w:r>
        <w:rPr>
          <w:rFonts w:ascii="Times New Roman" w:eastAsia="Times New Roman" w:hAnsi="Times New Roman" w:cs="Times New Roman"/>
          <w:sz w:val="28"/>
          <w:szCs w:val="28"/>
        </w:rPr>
        <w:t xml:space="preserve"> камеры или цветного пространства. Пользователь может интерактивно указать пикселы (или области) с нужным опорным цветом, </w:t>
      </w:r>
      <w:proofErr w:type="gramStart"/>
      <w:r>
        <w:rPr>
          <w:rFonts w:ascii="Times New Roman" w:eastAsia="Times New Roman" w:hAnsi="Times New Roman" w:cs="Times New Roman"/>
          <w:sz w:val="28"/>
          <w:szCs w:val="28"/>
        </w:rPr>
        <w:t>например</w:t>
      </w:r>
      <w:proofErr w:type="gramEnd"/>
      <w:r>
        <w:rPr>
          <w:rFonts w:ascii="Times New Roman" w:eastAsia="Times New Roman" w:hAnsi="Times New Roman" w:cs="Times New Roman"/>
          <w:sz w:val="28"/>
          <w:szCs w:val="28"/>
        </w:rPr>
        <w:t xml:space="preserve"> белый цвет – цвет облаков на фотографии, либо источником «правильных» цветов может быть фотография этой же (или похожей) сцены с хорошо переданными цветами</w:t>
      </w:r>
    </w:p>
    <w:p w:rsidR="002F7A47" w:rsidRDefault="00554BA5">
      <w:pPr>
        <w:spacing w:line="240" w:lineRule="auto"/>
        <w:ind w:firstLine="7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Преобразовать цвета по каждому из каналов можно по формулам</w:t>
      </w:r>
    </w:p>
    <w:p w:rsidR="002F7A47" w:rsidRDefault="00554BA5">
      <w:pPr>
        <w:spacing w:line="240" w:lineRule="auto"/>
        <w:ind w:firstLine="700"/>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ru-RU"/>
        </w:rPr>
        <w:drawing>
          <wp:inline distT="114300" distB="114300" distL="114300" distR="114300" wp14:anchorId="1E7CDB66" wp14:editId="36F99ABE">
            <wp:extent cx="6323234" cy="1476241"/>
            <wp:effectExtent l="0" t="0" r="0" b="0"/>
            <wp:docPr id="17"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85"/>
                    <a:srcRect/>
                    <a:stretch>
                      <a:fillRect/>
                    </a:stretch>
                  </pic:blipFill>
                  <pic:spPr>
                    <a:xfrm>
                      <a:off x="0" y="0"/>
                      <a:ext cx="6323234" cy="1476241"/>
                    </a:xfrm>
                    <a:prstGeom prst="rect">
                      <a:avLst/>
                    </a:prstGeom>
                    <a:ln/>
                  </pic:spPr>
                </pic:pic>
              </a:graphicData>
            </a:graphic>
          </wp:inline>
        </w:drawing>
      </w:r>
    </w:p>
    <w:p w:rsidR="002F7A47" w:rsidRDefault="00554BA5">
      <w:pPr>
        <w:spacing w:line="240" w:lineRule="auto"/>
        <w:ind w:firstLine="7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где индекс </w:t>
      </w:r>
      <w:proofErr w:type="spellStart"/>
      <w:r>
        <w:rPr>
          <w:rFonts w:ascii="Times New Roman" w:eastAsia="Times New Roman" w:hAnsi="Times New Roman" w:cs="Times New Roman"/>
          <w:sz w:val="28"/>
          <w:szCs w:val="28"/>
        </w:rPr>
        <w:t>orig</w:t>
      </w:r>
      <w:proofErr w:type="spellEnd"/>
      <w:r>
        <w:rPr>
          <w:rFonts w:ascii="Times New Roman" w:eastAsia="Times New Roman" w:hAnsi="Times New Roman" w:cs="Times New Roman"/>
          <w:sz w:val="28"/>
          <w:szCs w:val="28"/>
        </w:rPr>
        <w:t xml:space="preserve"> означает корректируемый цвет пиксела на исходном изображении; </w:t>
      </w:r>
      <w:proofErr w:type="spellStart"/>
      <w:r>
        <w:rPr>
          <w:rFonts w:ascii="Times New Roman" w:eastAsia="Times New Roman" w:hAnsi="Times New Roman" w:cs="Times New Roman"/>
          <w:sz w:val="28"/>
          <w:szCs w:val="28"/>
        </w:rPr>
        <w:t>real</w:t>
      </w:r>
      <w:proofErr w:type="spellEnd"/>
      <w:r>
        <w:rPr>
          <w:rFonts w:ascii="Times New Roman" w:eastAsia="Times New Roman" w:hAnsi="Times New Roman" w:cs="Times New Roman"/>
          <w:sz w:val="28"/>
          <w:szCs w:val="28"/>
        </w:rPr>
        <w:t xml:space="preserve"> – желаемый цвет.</w:t>
      </w:r>
    </w:p>
    <w:p w:rsidR="002F7A47" w:rsidRDefault="00554BA5">
      <w:pPr>
        <w:spacing w:line="240" w:lineRule="auto"/>
        <w:ind w:firstLine="700"/>
        <w:jc w:val="both"/>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Pr>
        <w:t>- Формирование идеальных бликов</w:t>
      </w:r>
    </w:p>
    <w:p w:rsidR="002F7A47" w:rsidRDefault="00554BA5">
      <w:pPr>
        <w:spacing w:line="240" w:lineRule="auto"/>
        <w:ind w:firstLine="7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Предполагается, что наиболее яркие области изображения являются бликами на поверхностях. В случае идеальных отражателей (зеркало) цвет блика должен быть равен цвету освещения, т. е. белому. Если значения цвета в бликах меньше допустимого максимума (обычно 255), то все цвета на изображении можно скорректировать по следующему алгоритму.</w:t>
      </w:r>
    </w:p>
    <w:p w:rsidR="002F7A47" w:rsidRDefault="00554BA5">
      <w:pPr>
        <w:spacing w:line="240" w:lineRule="auto"/>
        <w:ind w:firstLine="7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Алгоритм коррекции цвета при идеальных бликах</w:t>
      </w:r>
    </w:p>
    <w:p w:rsidR="002F7A47" w:rsidRDefault="00554BA5">
      <w:pPr>
        <w:spacing w:line="240" w:lineRule="auto"/>
        <w:ind w:firstLine="7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Шаг 1. Найти максимумы значений в бликах по каждому из каналов: </w:t>
      </w:r>
      <w:proofErr w:type="spellStart"/>
      <w:r>
        <w:rPr>
          <w:rFonts w:ascii="Times New Roman" w:eastAsia="Times New Roman" w:hAnsi="Times New Roman" w:cs="Times New Roman"/>
          <w:sz w:val="28"/>
          <w:szCs w:val="28"/>
        </w:rPr>
        <w:t>Rmax</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Gmax</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Bmax</w:t>
      </w:r>
      <w:proofErr w:type="spellEnd"/>
      <w:r>
        <w:rPr>
          <w:rFonts w:ascii="Times New Roman" w:eastAsia="Times New Roman" w:hAnsi="Times New Roman" w:cs="Times New Roman"/>
          <w:sz w:val="28"/>
          <w:szCs w:val="28"/>
        </w:rPr>
        <w:t>.</w:t>
      </w:r>
    </w:p>
    <w:p w:rsidR="002F7A47" w:rsidRDefault="00554BA5">
      <w:pPr>
        <w:spacing w:line="240" w:lineRule="auto"/>
        <w:ind w:firstLine="7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Шаг 2. Изменить значения цвета для каждого пиксела по формулам</w:t>
      </w:r>
    </w:p>
    <w:p w:rsidR="002F7A47" w:rsidRDefault="00554BA5">
      <w:pPr>
        <w:spacing w:line="240" w:lineRule="auto"/>
        <w:ind w:firstLine="700"/>
        <w:jc w:val="both"/>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Pr>
        <w:t>- Преобразование «Серый мир»</w:t>
      </w:r>
    </w:p>
    <w:p w:rsidR="002F7A47" w:rsidRDefault="00554BA5">
      <w:pPr>
        <w:spacing w:line="240" w:lineRule="auto"/>
        <w:ind w:firstLine="7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основе лежит предположение, что сумма всех цветов на изображении естественной сцены имеет серый цвет.</w:t>
      </w:r>
    </w:p>
    <w:p w:rsidR="002F7A47" w:rsidRDefault="00554BA5">
      <w:pPr>
        <w:spacing w:line="240" w:lineRule="auto"/>
        <w:ind w:firstLine="7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Алгоритм коррекции цвета преобразованием «Серый мир»</w:t>
      </w:r>
    </w:p>
    <w:p w:rsidR="002F7A47" w:rsidRDefault="00554BA5">
      <w:pPr>
        <w:spacing w:line="240" w:lineRule="auto"/>
        <w:ind w:firstLine="700"/>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ru-RU"/>
        </w:rPr>
        <w:drawing>
          <wp:inline distT="114300" distB="114300" distL="114300" distR="114300" wp14:anchorId="20B237D4" wp14:editId="70147A75">
            <wp:extent cx="6172200" cy="1752600"/>
            <wp:effectExtent l="0" t="0" r="0" b="0"/>
            <wp:docPr id="12"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86"/>
                    <a:srcRect/>
                    <a:stretch>
                      <a:fillRect/>
                    </a:stretch>
                  </pic:blipFill>
                  <pic:spPr>
                    <a:xfrm>
                      <a:off x="0" y="0"/>
                      <a:ext cx="6172200" cy="1752600"/>
                    </a:xfrm>
                    <a:prstGeom prst="rect">
                      <a:avLst/>
                    </a:prstGeom>
                    <a:ln/>
                  </pic:spPr>
                </pic:pic>
              </a:graphicData>
            </a:graphic>
          </wp:inline>
        </w:drawing>
      </w:r>
    </w:p>
    <w:p w:rsidR="002F7A47" w:rsidRDefault="002F7A47">
      <w:pPr>
        <w:spacing w:line="240" w:lineRule="auto"/>
        <w:jc w:val="both"/>
        <w:rPr>
          <w:rFonts w:ascii="Times New Roman" w:eastAsia="Times New Roman" w:hAnsi="Times New Roman" w:cs="Times New Roman"/>
          <w:sz w:val="28"/>
          <w:szCs w:val="28"/>
        </w:rPr>
      </w:pPr>
    </w:p>
    <w:p w:rsidR="002F7A47" w:rsidRDefault="00554BA5">
      <w:pPr>
        <w:spacing w:line="240" w:lineRule="auto"/>
        <w:ind w:firstLine="700"/>
        <w:jc w:val="both"/>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Pr>
        <w:t>- Линейное растяжение контраста изображения</w:t>
      </w:r>
    </w:p>
    <w:p w:rsidR="002F7A47" w:rsidRDefault="00554BA5">
      <w:pPr>
        <w:spacing w:line="240" w:lineRule="auto"/>
        <w:ind w:firstLine="7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Суть этого метода – линейно растянуть интенсивности по каждому цветовому каналу на весь динамический диапазон. Алгоритм линейного растяжения контраста Шаг 1. Найти минимум и максимум изображения по каждому из каналов (</w:t>
      </w:r>
      <w:proofErr w:type="spellStart"/>
      <w:r>
        <w:rPr>
          <w:rFonts w:ascii="Times New Roman" w:eastAsia="Times New Roman" w:hAnsi="Times New Roman" w:cs="Times New Roman"/>
          <w:sz w:val="28"/>
          <w:szCs w:val="28"/>
        </w:rPr>
        <w:t>Rmin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Rmax</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Gmin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Gmax</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Bmin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Bmax</w:t>
      </w:r>
      <w:proofErr w:type="spellEnd"/>
      <w:r>
        <w:rPr>
          <w:rFonts w:ascii="Times New Roman" w:eastAsia="Times New Roman" w:hAnsi="Times New Roman" w:cs="Times New Roman"/>
          <w:sz w:val="28"/>
          <w:szCs w:val="28"/>
        </w:rPr>
        <w:t>). Шаг 2. Преобразовать оттенки цвета каждого пикселя</w:t>
      </w:r>
    </w:p>
    <w:p w:rsidR="002F7A47" w:rsidRDefault="002F7A47">
      <w:pPr>
        <w:ind w:left="720"/>
      </w:pPr>
    </w:p>
    <w:p w:rsidR="002F7A47" w:rsidRDefault="00554BA5">
      <w:pPr>
        <w:spacing w:line="240" w:lineRule="auto"/>
        <w:ind w:left="720"/>
      </w:pPr>
      <w:r>
        <w:br w:type="page"/>
      </w:r>
    </w:p>
    <w:p w:rsidR="002F7A47" w:rsidRDefault="00554BA5">
      <w:pPr>
        <w:pStyle w:val="1"/>
        <w:numPr>
          <w:ilvl w:val="0"/>
          <w:numId w:val="13"/>
        </w:numPr>
        <w:ind w:left="0" w:firstLine="708"/>
      </w:pPr>
      <w:bookmarkStart w:id="22" w:name="_Toc154103753"/>
      <w:r>
        <w:lastRenderedPageBreak/>
        <w:t>Линейные преобразования яркости полутоновых изображений: препарирование изображений, бинаризация, линейное растяжение контраста изображения</w:t>
      </w:r>
      <w:bookmarkEnd w:id="22"/>
    </w:p>
    <w:p w:rsidR="002F7A47" w:rsidRDefault="00554BA5">
      <w:pPr>
        <w:spacing w:line="240" w:lineRule="auto"/>
        <w:ind w:firstLine="7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Яркостными преобразованиями изображения I(</w:t>
      </w:r>
      <w:proofErr w:type="spellStart"/>
      <w:proofErr w:type="gramStart"/>
      <w:r>
        <w:rPr>
          <w:rFonts w:ascii="Times New Roman" w:eastAsia="Times New Roman" w:hAnsi="Times New Roman" w:cs="Times New Roman"/>
          <w:sz w:val="28"/>
          <w:szCs w:val="28"/>
        </w:rPr>
        <w:t>i,j</w:t>
      </w:r>
      <w:proofErr w:type="spellEnd"/>
      <w:proofErr w:type="gramEnd"/>
      <w:r>
        <w:rPr>
          <w:rFonts w:ascii="Times New Roman" w:eastAsia="Times New Roman" w:hAnsi="Times New Roman" w:cs="Times New Roman"/>
          <w:sz w:val="28"/>
          <w:szCs w:val="28"/>
        </w:rPr>
        <w:t>) называются преобразования двухмерных функций яркости, описываемые формулой I’(</w:t>
      </w:r>
      <w:proofErr w:type="spellStart"/>
      <w:r>
        <w:rPr>
          <w:rFonts w:ascii="Times New Roman" w:eastAsia="Times New Roman" w:hAnsi="Times New Roman" w:cs="Times New Roman"/>
          <w:sz w:val="28"/>
          <w:szCs w:val="28"/>
        </w:rPr>
        <w:t>i,j</w:t>
      </w:r>
      <w:proofErr w:type="spellEnd"/>
      <w:r>
        <w:rPr>
          <w:rFonts w:ascii="Times New Roman" w:eastAsia="Times New Roman" w:hAnsi="Times New Roman" w:cs="Times New Roman"/>
          <w:sz w:val="28"/>
          <w:szCs w:val="28"/>
        </w:rPr>
        <w:t>)=f(I(</w:t>
      </w:r>
      <w:proofErr w:type="spellStart"/>
      <w:r>
        <w:rPr>
          <w:rFonts w:ascii="Times New Roman" w:eastAsia="Times New Roman" w:hAnsi="Times New Roman" w:cs="Times New Roman"/>
          <w:sz w:val="28"/>
          <w:szCs w:val="28"/>
        </w:rPr>
        <w:t>i,j</w:t>
      </w:r>
      <w:proofErr w:type="spellEnd"/>
      <w:r>
        <w:rPr>
          <w:rFonts w:ascii="Times New Roman" w:eastAsia="Times New Roman" w:hAnsi="Times New Roman" w:cs="Times New Roman"/>
          <w:sz w:val="28"/>
          <w:szCs w:val="28"/>
        </w:rPr>
        <w:t>)). Преобразования яркости изображения относятся к точечному типу</w:t>
      </w:r>
    </w:p>
    <w:p w:rsidR="002F7A47" w:rsidRDefault="00554BA5">
      <w:pPr>
        <w:spacing w:line="240" w:lineRule="auto"/>
        <w:ind w:firstLine="700"/>
        <w:jc w:val="both"/>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Pr>
        <w:t>- Препарирование изображений</w:t>
      </w:r>
    </w:p>
    <w:p w:rsidR="002F7A47" w:rsidRDefault="00554BA5">
      <w:pPr>
        <w:spacing w:line="240" w:lineRule="auto"/>
        <w:ind w:firstLine="7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 помощью яркостного среза изображения можно выделить области изображения с яркостью из определенного интервала. При этом остальным областям можно присвоить черный цвет и получить бинарное изображение или оставить неизменными</w:t>
      </w:r>
    </w:p>
    <w:p w:rsidR="002F7A47" w:rsidRDefault="00554BA5">
      <w:pPr>
        <w:spacing w:line="240" w:lineRule="auto"/>
        <w:ind w:firstLine="700"/>
        <w:jc w:val="both"/>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Pr>
        <w:t>- Бинаризация изображения</w:t>
      </w:r>
    </w:p>
    <w:p w:rsidR="002F7A47" w:rsidRDefault="00554BA5">
      <w:pPr>
        <w:spacing w:line="240" w:lineRule="auto"/>
        <w:ind w:firstLine="7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Варианты вычисления порога для бинаризации:</w:t>
      </w:r>
    </w:p>
    <w:p w:rsidR="002F7A47" w:rsidRDefault="00554BA5">
      <w:pPr>
        <w:spacing w:line="240" w:lineRule="auto"/>
        <w:ind w:left="700" w:firstLine="7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p w:rsidR="002F7A47" w:rsidRDefault="00554BA5">
      <w:pPr>
        <w:spacing w:line="240" w:lineRule="auto"/>
        <w:ind w:left="700" w:firstLine="7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метод </w:t>
      </w:r>
      <w:proofErr w:type="spellStart"/>
      <w:r>
        <w:rPr>
          <w:rFonts w:ascii="Times New Roman" w:eastAsia="Times New Roman" w:hAnsi="Times New Roman" w:cs="Times New Roman"/>
          <w:sz w:val="28"/>
          <w:szCs w:val="28"/>
        </w:rPr>
        <w:t>Отсу</w:t>
      </w:r>
      <w:proofErr w:type="spellEnd"/>
      <w:r>
        <w:rPr>
          <w:rFonts w:ascii="Times New Roman" w:eastAsia="Times New Roman" w:hAnsi="Times New Roman" w:cs="Times New Roman"/>
          <w:sz w:val="28"/>
          <w:szCs w:val="28"/>
        </w:rPr>
        <w:t xml:space="preserve"> использует гистограмму распределения значений яркости изображения и ищет оптимальный порог, разделяющий два класса пикселей и уменьшающий внутриклассовую дисперсию</w:t>
      </w:r>
    </w:p>
    <w:p w:rsidR="002F7A47" w:rsidRDefault="00554BA5">
      <w:pPr>
        <w:spacing w:line="240" w:lineRule="auto"/>
        <w:ind w:left="700" w:firstLine="7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 Вычисление порога на основе градиента яркости</w:t>
      </w:r>
    </w:p>
    <w:p w:rsidR="002F7A47" w:rsidRDefault="00554BA5">
      <w:pPr>
        <w:spacing w:line="240" w:lineRule="auto"/>
        <w:ind w:firstLine="700"/>
        <w:jc w:val="both"/>
        <w:rPr>
          <w:sz w:val="26"/>
          <w:szCs w:val="26"/>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u w:val="single"/>
        </w:rPr>
        <w:t>Линейное растяжение контраста</w:t>
      </w:r>
      <w:r>
        <w:rPr>
          <w:rFonts w:ascii="Times New Roman" w:eastAsia="Times New Roman" w:hAnsi="Times New Roman" w:cs="Times New Roman"/>
          <w:sz w:val="28"/>
          <w:szCs w:val="28"/>
        </w:rPr>
        <w:t xml:space="preserve"> изображений предназначено для улучшения согласования динамического диапазона изображения и экрана, на котором выполняется визуализация.</w:t>
      </w:r>
    </w:p>
    <w:p w:rsidR="002F7A47" w:rsidRDefault="00554BA5">
      <w:pPr>
        <w:spacing w:line="240" w:lineRule="auto"/>
        <w:ind w:left="720"/>
      </w:pPr>
      <w:r>
        <w:br w:type="page"/>
      </w:r>
    </w:p>
    <w:p w:rsidR="002F7A47" w:rsidRDefault="00554BA5">
      <w:pPr>
        <w:pStyle w:val="1"/>
        <w:numPr>
          <w:ilvl w:val="0"/>
          <w:numId w:val="13"/>
        </w:numPr>
        <w:ind w:left="0" w:firstLine="708"/>
      </w:pPr>
      <w:bookmarkStart w:id="23" w:name="_Toc154103754"/>
      <w:r>
        <w:lastRenderedPageBreak/>
        <w:t>Логические операции над изображениями. Арифметические операции над изображениями</w:t>
      </w:r>
      <w:bookmarkEnd w:id="23"/>
    </w:p>
    <w:p w:rsidR="002F7A47" w:rsidRDefault="00554BA5">
      <w:pPr>
        <w:spacing w:line="240" w:lineRule="auto"/>
        <w:ind w:firstLine="700"/>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Основными логическими операциями являются</w:t>
      </w:r>
      <w:r>
        <w:rPr>
          <w:rFonts w:ascii="Times New Roman" w:eastAsia="Times New Roman" w:hAnsi="Times New Roman" w:cs="Times New Roman"/>
          <w:sz w:val="24"/>
          <w:szCs w:val="24"/>
        </w:rPr>
        <w:t>: логическое умножение (AND), логическое сложение (OR) и отрицание (NOT). Эти три операции представляют функционально полный класс, все другие логические операции могут быть получены путем комбинирования только этих трех операций. При обработке изображений логические операции применяются попиксельно, т.е. над соответствующими пикселами двух изображений (за исключением NOT, которая выполняется над пикселями одного изображения).</w:t>
      </w:r>
    </w:p>
    <w:p w:rsidR="002F7A47" w:rsidRDefault="00554BA5">
      <w:pPr>
        <w:spacing w:line="240" w:lineRule="auto"/>
        <w:ind w:firstLine="70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Арифметические операции над изображениями</w:t>
      </w:r>
    </w:p>
    <w:p w:rsidR="002F7A47" w:rsidRDefault="00554BA5">
      <w:pPr>
        <w:spacing w:line="240" w:lineRule="auto"/>
        <w:ind w:firstLine="7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Умножение яркости изображения на </w:t>
      </w:r>
      <w:proofErr w:type="gramStart"/>
      <w:r>
        <w:rPr>
          <w:rFonts w:ascii="Times New Roman" w:eastAsia="Times New Roman" w:hAnsi="Times New Roman" w:cs="Times New Roman"/>
          <w:sz w:val="24"/>
          <w:szCs w:val="24"/>
        </w:rPr>
        <w:t>константу:  где</w:t>
      </w:r>
      <w:proofErr w:type="gramEnd"/>
      <w:r>
        <w:rPr>
          <w:rFonts w:ascii="Times New Roman" w:eastAsia="Times New Roman" w:hAnsi="Times New Roman" w:cs="Times New Roman"/>
          <w:sz w:val="24"/>
          <w:szCs w:val="24"/>
        </w:rPr>
        <w:t xml:space="preserve"> a&gt;0 – константа. изменение яркости изображения</w:t>
      </w:r>
    </w:p>
    <w:p w:rsidR="002F7A47" w:rsidRDefault="00554BA5">
      <w:pPr>
        <w:spacing w:line="240" w:lineRule="auto"/>
        <w:ind w:firstLine="7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Увеличение яркости изображения на </w:t>
      </w:r>
      <w:proofErr w:type="gramStart"/>
      <w:r>
        <w:rPr>
          <w:rFonts w:ascii="Times New Roman" w:eastAsia="Times New Roman" w:hAnsi="Times New Roman" w:cs="Times New Roman"/>
          <w:sz w:val="24"/>
          <w:szCs w:val="24"/>
        </w:rPr>
        <w:t>константу:  осветление</w:t>
      </w:r>
      <w:proofErr w:type="gramEnd"/>
      <w:r>
        <w:rPr>
          <w:rFonts w:ascii="Times New Roman" w:eastAsia="Times New Roman" w:hAnsi="Times New Roman" w:cs="Times New Roman"/>
          <w:sz w:val="24"/>
          <w:szCs w:val="24"/>
        </w:rPr>
        <w:t>/затемнение изображения</w:t>
      </w:r>
    </w:p>
    <w:p w:rsidR="002F7A47" w:rsidRDefault="00554BA5">
      <w:pPr>
        <w:spacing w:line="240" w:lineRule="auto"/>
        <w:ind w:firstLine="700"/>
      </w:pPr>
      <w:r>
        <w:rPr>
          <w:rFonts w:ascii="Times New Roman" w:eastAsia="Times New Roman" w:hAnsi="Times New Roman" w:cs="Times New Roman"/>
          <w:sz w:val="24"/>
          <w:szCs w:val="24"/>
        </w:rPr>
        <w:t xml:space="preserve">- Сложение либо вычитание равных по размеру </w:t>
      </w:r>
      <w:proofErr w:type="gramStart"/>
      <w:r>
        <w:rPr>
          <w:rFonts w:ascii="Times New Roman" w:eastAsia="Times New Roman" w:hAnsi="Times New Roman" w:cs="Times New Roman"/>
          <w:sz w:val="24"/>
          <w:szCs w:val="24"/>
        </w:rPr>
        <w:t>изображений:  где</w:t>
      </w:r>
      <w:proofErr w:type="gramEnd"/>
      <w:r>
        <w:rPr>
          <w:rFonts w:ascii="Times New Roman" w:eastAsia="Times New Roman" w:hAnsi="Times New Roman" w:cs="Times New Roman"/>
          <w:sz w:val="24"/>
          <w:szCs w:val="24"/>
        </w:rPr>
        <w:t xml:space="preserve"> x, y, z – цифровые изображения одного размера, 0&lt;</w:t>
      </w:r>
    </w:p>
    <w:p w:rsidR="002F7A47" w:rsidRDefault="00554BA5">
      <w:pPr>
        <w:spacing w:line="240" w:lineRule="auto"/>
        <w:ind w:left="720"/>
      </w:pPr>
      <w:r>
        <w:br w:type="page"/>
      </w:r>
    </w:p>
    <w:p w:rsidR="002F7A47" w:rsidRDefault="00554BA5">
      <w:pPr>
        <w:pStyle w:val="1"/>
        <w:numPr>
          <w:ilvl w:val="0"/>
          <w:numId w:val="13"/>
        </w:numPr>
        <w:ind w:left="0" w:firstLine="708"/>
      </w:pPr>
      <w:bookmarkStart w:id="24" w:name="_Toc154103755"/>
      <w:r>
        <w:lastRenderedPageBreak/>
        <w:t xml:space="preserve">Математическая морфология бинарных изображений: эрозия и дилатация, отмыкание и замыкание, операция </w:t>
      </w:r>
      <w:proofErr w:type="spellStart"/>
      <w:r>
        <w:t>утоньшения</w:t>
      </w:r>
      <w:bookmarkEnd w:id="24"/>
      <w:proofErr w:type="spellEnd"/>
      <w:r>
        <w:tab/>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Математическая морфология - инструмент для извлечения некоторых компонент изображения, полезных для его представления и описания, например, границ, остовов и выпуклых оболочек.</w:t>
      </w:r>
    </w:p>
    <w:p w:rsidR="002F7A47" w:rsidRDefault="00554BA5">
      <w:pPr>
        <w:spacing w:line="240" w:lineRule="auto"/>
        <w:ind w:firstLine="700"/>
        <w:jc w:val="both"/>
      </w:pPr>
      <w:r>
        <w:rPr>
          <w:rFonts w:ascii="Times New Roman" w:eastAsia="Times New Roman" w:hAnsi="Times New Roman" w:cs="Times New Roman"/>
          <w:sz w:val="24"/>
          <w:szCs w:val="24"/>
        </w:rPr>
        <w:t>Эрозия приводит к тому, что объекты на двоичном изображении становятся меньше и тоньше. Эрозию можно рассматривать как операцию морфологической фильтрации, которая отфильтровывает (удаляет) детали изображения с размерами меньше структурообразующего множества</w:t>
      </w:r>
    </w:p>
    <w:p w:rsidR="002F7A47" w:rsidRDefault="00554BA5">
      <w:pPr>
        <w:ind w:firstLine="779"/>
      </w:pPr>
      <w:r>
        <w:t>Эрозия и дилатация:</w:t>
      </w:r>
    </w:p>
    <w:p w:rsidR="002F7A47" w:rsidRDefault="00554BA5">
      <w:pPr>
        <w:ind w:firstLine="779"/>
      </w:pPr>
      <w:r>
        <w:t>Эрозия (</w:t>
      </w:r>
      <w:proofErr w:type="spellStart"/>
      <w:r>
        <w:t>Erosion</w:t>
      </w:r>
      <w:proofErr w:type="spellEnd"/>
      <w:r>
        <w:t>): Эрозия применяет структурирующий элемент (обычно небольшое окно или матрица) к изображению. Она уменьшает границы объектов и может удалять маленькие детали.</w:t>
      </w:r>
    </w:p>
    <w:p w:rsidR="002F7A47" w:rsidRDefault="00554BA5">
      <w:pPr>
        <w:ind w:firstLine="779"/>
      </w:pPr>
      <w:r>
        <w:t>Дилатация (</w:t>
      </w:r>
      <w:proofErr w:type="spellStart"/>
      <w:r>
        <w:t>Dilation</w:t>
      </w:r>
      <w:proofErr w:type="spellEnd"/>
      <w:r>
        <w:t>): Дилатация, наоборот, увеличивает границы объектов. Она также использует структурирующий элемент и расширяет области объектов на изображении.</w:t>
      </w:r>
    </w:p>
    <w:p w:rsidR="002F7A47" w:rsidRDefault="00554BA5">
      <w:pPr>
        <w:ind w:firstLine="779"/>
      </w:pPr>
      <w:r>
        <w:t>Отмыкание и замыкание:</w:t>
      </w:r>
    </w:p>
    <w:p w:rsidR="002F7A47" w:rsidRDefault="00554BA5">
      <w:pPr>
        <w:ind w:firstLine="779"/>
      </w:pPr>
      <w:r>
        <w:t>Отмыкание (</w:t>
      </w:r>
      <w:proofErr w:type="spellStart"/>
      <w:r>
        <w:t>Opening</w:t>
      </w:r>
      <w:proofErr w:type="spellEnd"/>
      <w:r>
        <w:t>): Это операция, которая сочетает в себе эрозию, затем дилатацию. Она полезна для удаления шума вокруг границ объектов и разделения объектов, если они слишком близко расположены.</w:t>
      </w:r>
    </w:p>
    <w:p w:rsidR="002F7A47" w:rsidRDefault="00554BA5">
      <w:pPr>
        <w:ind w:firstLine="779"/>
      </w:pPr>
      <w:r>
        <w:t>Замыкание (</w:t>
      </w:r>
      <w:proofErr w:type="spellStart"/>
      <w:r>
        <w:t>Closing</w:t>
      </w:r>
      <w:proofErr w:type="spellEnd"/>
      <w:r>
        <w:t>): Это операция, которая сочетает дилатацию, затем эрозию. Она полезна для закрытия маленьких отверстий в объектах и объединения объектов, если они слишком близко расположены.</w:t>
      </w:r>
    </w:p>
    <w:p w:rsidR="002F7A47" w:rsidRDefault="00554BA5">
      <w:pPr>
        <w:ind w:firstLine="779"/>
      </w:pPr>
      <w:r>
        <w:t xml:space="preserve">Операция </w:t>
      </w:r>
      <w:proofErr w:type="spellStart"/>
      <w:r>
        <w:t>утоньшения</w:t>
      </w:r>
      <w:proofErr w:type="spellEnd"/>
      <w:r>
        <w:t>:</w:t>
      </w:r>
    </w:p>
    <w:p w:rsidR="002F7A47" w:rsidRDefault="00554BA5">
      <w:pPr>
        <w:ind w:firstLine="779"/>
      </w:pPr>
      <w:r>
        <w:t xml:space="preserve">Операция </w:t>
      </w:r>
      <w:proofErr w:type="spellStart"/>
      <w:r>
        <w:t>утоньшения</w:t>
      </w:r>
      <w:proofErr w:type="spellEnd"/>
      <w:r>
        <w:t xml:space="preserve"> используется для уменьшения объектов на изображении до тех пор, пока они не исчезнут. Она обычно представляет собой последовательность эрозий, выполняемых до тех пор, пока объект не станет невидимым.</w:t>
      </w:r>
    </w:p>
    <w:p w:rsidR="002F7A47" w:rsidRDefault="00554BA5">
      <w:pPr>
        <w:ind w:firstLine="779"/>
      </w:pPr>
      <w:r>
        <w:t>Эти операции играют важную роль в обработке изображений, помогая очищать изображения от шума, объединять объекты, удалять мелкие детали и изменять форму объектов в зависимости от задачи обработки изображения.</w:t>
      </w:r>
    </w:p>
    <w:p w:rsidR="002F7A47" w:rsidRDefault="00554BA5">
      <w:pPr>
        <w:spacing w:line="240" w:lineRule="auto"/>
        <w:ind w:left="720"/>
      </w:pPr>
      <w:r>
        <w:br w:type="page"/>
      </w:r>
    </w:p>
    <w:p w:rsidR="002F7A47" w:rsidRDefault="00554BA5">
      <w:pPr>
        <w:pStyle w:val="1"/>
        <w:numPr>
          <w:ilvl w:val="0"/>
          <w:numId w:val="13"/>
        </w:numPr>
        <w:ind w:left="0" w:firstLine="708"/>
      </w:pPr>
      <w:bookmarkStart w:id="25" w:name="_Toc154103756"/>
      <w:r>
        <w:lastRenderedPageBreak/>
        <w:t>Методы сжатия без потерь: алгоритм Хаффмана</w:t>
      </w:r>
      <w:bookmarkEnd w:id="25"/>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Сжатие данных – уменьшение объема данных, используемых для представления определенного количества информации.</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Алгоритмы сжатия без потерь основаны на исключении статистической избыточности. Сжатие без потерь означает, что процесс обратим, т. е. значения яркости (цвета) можно восстановить при декодировании в первоначальном виде. Основа – теория информации</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 ним относятся:</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кодирование длин серий (алгоритм RLE);</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метод группового кодирования (алгоритм LZW);</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метод Хаффмана;</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арифметическое кодирование и др.</w:t>
      </w:r>
    </w:p>
    <w:p w:rsidR="002F7A47" w:rsidRDefault="002F7A47">
      <w:pPr>
        <w:spacing w:line="240" w:lineRule="auto"/>
        <w:ind w:firstLine="700"/>
        <w:jc w:val="both"/>
        <w:rPr>
          <w:rFonts w:ascii="Times New Roman" w:eastAsia="Times New Roman" w:hAnsi="Times New Roman" w:cs="Times New Roman"/>
          <w:sz w:val="24"/>
          <w:szCs w:val="24"/>
        </w:rPr>
      </w:pP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Алгоритм Хаффмана</w:t>
      </w:r>
      <w:r>
        <w:rPr>
          <w:rFonts w:ascii="Times New Roman" w:eastAsia="Times New Roman" w:hAnsi="Times New Roman" w:cs="Times New Roman"/>
          <w:sz w:val="24"/>
          <w:szCs w:val="24"/>
        </w:rPr>
        <w:t xml:space="preserve"> обеспечивает сжатие с помощью предварительного вычисления частоты появления одинаковых байтов в изображении</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Использует только частоту появления одинаковых байт в изображении. Сопоставляет символам входного потока, которые встречаются большее число раз, цепочку бит меньшей длины. И, напротив, встречающимся редко — цепочку большей длины. Для сбора статистики требует двух проходов по изображению</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Чтобы получить код для каждого символа на основе его частотности, надо построить бинарное дерево, такое, что каждый лист этого дерева будет содержать символ (печатный знак из строки). Дерево будет строиться от листьев к корню, в том смысле, что символы с меньшей частотой будут дальше от корня, чем символы с большей.</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Чтобы получить код для каждого символа, надо просто пройтись по дереву, и для каждого перехода добавлять 0, если идём влево, и 1 — если направо</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Характеристики алгоритма Хаффмана</w:t>
      </w:r>
      <w:r>
        <w:rPr>
          <w:rFonts w:ascii="Times New Roman" w:eastAsia="Times New Roman" w:hAnsi="Times New Roman" w:cs="Times New Roman"/>
          <w:sz w:val="24"/>
          <w:szCs w:val="24"/>
        </w:rPr>
        <w:t>:</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Коэффициенты компрессии: 8, 1,5, 1 (Лучший, средний, худший коэффициенты).</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Класс изображений: Практически не применяется к изображениям в чистом виде. Обычно используется как один из этапов компрессии в более сложных схемах.</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Симметричность: 2 (за счет того, что требует двух проходов по массиву сжимаемых данных).</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Характерные особенности: Единственный алгоритм, который не увеличивает размера исходных данных в худшем случае (если не считать необходимости хранить таблицу перекодировки вместе с файлом)</w:t>
      </w:r>
    </w:p>
    <w:p w:rsidR="002F7A47" w:rsidRDefault="002F7A47"/>
    <w:p w:rsidR="002F7A47" w:rsidRDefault="00554BA5">
      <w:pPr>
        <w:spacing w:line="240" w:lineRule="auto"/>
        <w:ind w:left="720"/>
      </w:pPr>
      <w:r>
        <w:br w:type="page"/>
      </w:r>
    </w:p>
    <w:p w:rsidR="002F7A47" w:rsidRDefault="00554BA5">
      <w:pPr>
        <w:pStyle w:val="1"/>
        <w:numPr>
          <w:ilvl w:val="0"/>
          <w:numId w:val="13"/>
        </w:numPr>
        <w:ind w:left="0" w:firstLine="708"/>
      </w:pPr>
      <w:bookmarkStart w:id="26" w:name="_Toc154103757"/>
      <w:r>
        <w:lastRenderedPageBreak/>
        <w:t>Методы сжатия без потерь: алгоритмы RLE и LZW</w:t>
      </w:r>
      <w:bookmarkEnd w:id="26"/>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Сжатие данных – уменьшение объема данных, используемых для представления определенного количества информации.</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Алгоритмы сжатия без потерь основаны на исключении статистической избыточности. Сжатие без потерь означает, что процесс обратим, т. е. значения яркости (цвета) можно восстановить при декодировании в первоначальном виде. Основа – теория информации</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 ним относятся:</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кодирование длин серий (алгоритм RLE);</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метод группового кодирования (алгоритм LZW);</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метод Хаффмана;</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арифметическое кодирование и др.</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Одним из самых простых алгоритмов сжатия без потерь является </w:t>
      </w:r>
      <w:r>
        <w:rPr>
          <w:rFonts w:ascii="Times New Roman" w:eastAsia="Times New Roman" w:hAnsi="Times New Roman" w:cs="Times New Roman"/>
          <w:sz w:val="24"/>
          <w:szCs w:val="24"/>
          <w:u w:val="single"/>
        </w:rPr>
        <w:t>алгоритм RLE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Length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Encoding</w:t>
      </w:r>
      <w:proofErr w:type="spellEnd"/>
      <w:r>
        <w:rPr>
          <w:rFonts w:ascii="Times New Roman" w:eastAsia="Times New Roman" w:hAnsi="Times New Roman" w:cs="Times New Roman"/>
          <w:sz w:val="24"/>
          <w:szCs w:val="24"/>
        </w:rPr>
        <w:t xml:space="preserve"> – групповое кодирование). Сжатие в RLE происходит за счет того, что в исходном изображении встречаются цепочки одинаковых байт, которые можно экономно кодировать. Различные модификации алгоритма RLE реализованы в утилитах, записывающих изображения в разных форматах (PCX, GIF, TIFF, РМР)</w:t>
      </w:r>
    </w:p>
    <w:p w:rsidR="002F7A47" w:rsidRDefault="00554BA5">
      <w:pPr>
        <w:spacing w:line="240" w:lineRule="auto"/>
        <w:ind w:firstLine="700"/>
        <w:jc w:val="both"/>
      </w:pPr>
      <w:r>
        <w:rPr>
          <w:rFonts w:ascii="Times New Roman" w:eastAsia="Times New Roman" w:hAnsi="Times New Roman" w:cs="Times New Roman"/>
          <w:sz w:val="24"/>
          <w:szCs w:val="24"/>
        </w:rPr>
        <w:t>Изображение вытягивается в цепочку байт по строкам растра. Само сжатие в RLE происходит за счет того, что в исходном изображении встречаются цепочки одинаковых байт. Замена их на пары уменьшает избыточность данных. Полезен для сильно избыточных данных, картинок с большим количеством одинаковых пикселей.</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Характеристики алгоритма RLE</w:t>
      </w:r>
      <w:r>
        <w:rPr>
          <w:rFonts w:ascii="Times New Roman" w:eastAsia="Times New Roman" w:hAnsi="Times New Roman" w:cs="Times New Roman"/>
          <w:sz w:val="24"/>
          <w:szCs w:val="24"/>
        </w:rPr>
        <w:t>:</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Коэффициенты компрессии: Первый вариант: 32, 2, 0,5. Второй вариант: 64, 3, 128/129. (Лучший, средний, худший коэффициенты)</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Класс изображений: Ориентирован алгоритм на изображения с небольшим количеством цветов: деловую и научную графику.</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Симметричность: Примерно единица.</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Характерные особенности: к положительным сторонам алгоритма можно отнести только то, что он не требует дополнительной памяти при архивации и разархивации, а также быстро работает. Интересная особенность группового кодирования состоит в том, что степень архивации для некоторых изображений может быть существенно повышена всего лишь за счет изменения порядка цветов в палитре изображения.</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Примечание: Симметричность – время разархивации равно времени архивации.</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Алгоритм LZW</w:t>
      </w:r>
      <w:r>
        <w:rPr>
          <w:rFonts w:ascii="Times New Roman" w:eastAsia="Times New Roman" w:hAnsi="Times New Roman" w:cs="Times New Roman"/>
          <w:sz w:val="24"/>
          <w:szCs w:val="24"/>
        </w:rPr>
        <w:t xml:space="preserve"> (от фамилий авторов </w:t>
      </w:r>
      <w:proofErr w:type="spellStart"/>
      <w:r>
        <w:rPr>
          <w:rFonts w:ascii="Times New Roman" w:eastAsia="Times New Roman" w:hAnsi="Times New Roman" w:cs="Times New Roman"/>
          <w:sz w:val="24"/>
          <w:szCs w:val="24"/>
        </w:rPr>
        <w:t>Lempel</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Ziv</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Welch</w:t>
      </w:r>
      <w:proofErr w:type="spellEnd"/>
      <w:r>
        <w:rPr>
          <w:rFonts w:ascii="Times New Roman" w:eastAsia="Times New Roman" w:hAnsi="Times New Roman" w:cs="Times New Roman"/>
          <w:sz w:val="24"/>
          <w:szCs w:val="24"/>
        </w:rPr>
        <w:t>) является более сложным и универсальным алгоритмом (по отношению к RLE), сжимающим изображения за счет поиска, выделения и кодирования одинаковых подцепочек в потоке байтов</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Считываем последовательно символы входного потока и проверяем, есть ли в созданной нами таблице строк такая строка. Если строка есть, мы считываем следующий символ, а если строки нет, мы заносим в поток код для предыдущей найденной строки, заносим строку в таблицу и начинаем поиск снова</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Если мы сжимаем байтовые данные, то таких строк в таблице будет 256 (“0”, “ 1”, </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 255”). Для кода очистки (</w:t>
      </w:r>
      <w:proofErr w:type="spellStart"/>
      <w:r>
        <w:rPr>
          <w:rFonts w:ascii="Times New Roman" w:eastAsia="Times New Roman" w:hAnsi="Times New Roman" w:cs="Times New Roman"/>
          <w:sz w:val="24"/>
          <w:szCs w:val="24"/>
        </w:rPr>
        <w:t>ClearCode</w:t>
      </w:r>
      <w:proofErr w:type="spellEnd"/>
      <w:r>
        <w:rPr>
          <w:rFonts w:ascii="Times New Roman" w:eastAsia="Times New Roman" w:hAnsi="Times New Roman" w:cs="Times New Roman"/>
          <w:sz w:val="24"/>
          <w:szCs w:val="24"/>
        </w:rPr>
        <w:t>) и кода конца информации (</w:t>
      </w:r>
      <w:proofErr w:type="spellStart"/>
      <w:r>
        <w:rPr>
          <w:rFonts w:ascii="Times New Roman" w:eastAsia="Times New Roman" w:hAnsi="Times New Roman" w:cs="Times New Roman"/>
          <w:sz w:val="24"/>
          <w:szCs w:val="24"/>
        </w:rPr>
        <w:t>CodeEndOfInformation</w:t>
      </w:r>
      <w:proofErr w:type="spellEnd"/>
      <w:r>
        <w:rPr>
          <w:rFonts w:ascii="Times New Roman" w:eastAsia="Times New Roman" w:hAnsi="Times New Roman" w:cs="Times New Roman"/>
          <w:sz w:val="24"/>
          <w:szCs w:val="24"/>
        </w:rPr>
        <w:t>) зарезервированы значения 256 и 257. В рассматриваемом примере алгоритма используется 12-битный код, и, соответственно, под коды для строк нам остаются значения от 258 до 4095. Добавляемые строки записываются в таблицу последовательно, при этом индекс строки в таблице становится ее кодом.</w:t>
      </w:r>
    </w:p>
    <w:p w:rsidR="002F7A47" w:rsidRDefault="00554BA5">
      <w:pPr>
        <w:spacing w:line="240" w:lineRule="auto"/>
        <w:ind w:firstLine="70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Характеристики алгоритма LZW:</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Коэффициенты компрессии: Примерно 1000, 4, 5/7 (Лучший, средний, худший коэффициенты). Сжатие в 1000 раз достигается только на одноцветных изображениях размером кратным примерно 7 Мб.</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Класс изображений: Ориентирован LZW на 8-битные изображения, построенные на компьютере. Сжимает за счет одинаковых подцепочек в потоке.</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Симметричность: Почти симметричен, при условии оптимальной реализации операции поиска строки в таблице.</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Характерные особенности: Ситуация, когда алгоритм увеличивает изображение, встречается крайне редко. LZW универсален — именно его варианты используются в обычных архиваторах.</w:t>
      </w:r>
    </w:p>
    <w:p w:rsidR="002F7A47" w:rsidRDefault="002F7A47">
      <w:pPr>
        <w:ind w:left="720"/>
      </w:pPr>
    </w:p>
    <w:p w:rsidR="002F7A47" w:rsidRDefault="00554BA5">
      <w:pPr>
        <w:spacing w:line="240" w:lineRule="auto"/>
        <w:ind w:left="720"/>
      </w:pPr>
      <w:r>
        <w:br w:type="page"/>
      </w:r>
    </w:p>
    <w:p w:rsidR="002F7A47" w:rsidRDefault="00554BA5">
      <w:pPr>
        <w:pStyle w:val="1"/>
        <w:numPr>
          <w:ilvl w:val="0"/>
          <w:numId w:val="13"/>
        </w:numPr>
        <w:ind w:left="0" w:firstLine="708"/>
      </w:pPr>
      <w:bookmarkStart w:id="27" w:name="_Toc154103758"/>
      <w:r>
        <w:lastRenderedPageBreak/>
        <w:t>Методы сжатия без потерь: арифметическое кодирование</w:t>
      </w:r>
      <w:bookmarkEnd w:id="27"/>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Сжатие данных – уменьшение объема данных, используемых для представления определенного количества информации.</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Алгоритмы сжатия без потерь основаны на исключении статистической избыточности. Сжатие без потерь означает, что процесс обратим, т. е. значения яркости (цвета) можно восстановить при декодировании в первоначальном виде. Основа – теория информации</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 ним относятся:</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кодирование длин серий (алгоритм RLE);</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метод группового кодирования (алгоритм LZW);</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метод Хаффмана;</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арифметическое кодирование и др.</w:t>
      </w:r>
    </w:p>
    <w:p w:rsidR="002F7A47" w:rsidRDefault="002F7A47">
      <w:pPr>
        <w:spacing w:line="240" w:lineRule="auto"/>
        <w:ind w:firstLine="700"/>
        <w:jc w:val="both"/>
        <w:rPr>
          <w:rFonts w:ascii="Times New Roman" w:eastAsia="Times New Roman" w:hAnsi="Times New Roman" w:cs="Times New Roman"/>
          <w:sz w:val="24"/>
          <w:szCs w:val="24"/>
        </w:rPr>
      </w:pPr>
    </w:p>
    <w:p w:rsidR="002F7A47" w:rsidRDefault="00554BA5">
      <w:pPr>
        <w:spacing w:line="240" w:lineRule="auto"/>
        <w:ind w:left="720"/>
        <w:rPr>
          <w:color w:val="222222"/>
          <w:sz w:val="21"/>
          <w:szCs w:val="21"/>
          <w:highlight w:val="white"/>
        </w:rPr>
      </w:pPr>
      <w:proofErr w:type="spellStart"/>
      <w:r>
        <w:rPr>
          <w:sz w:val="26"/>
          <w:szCs w:val="26"/>
        </w:rPr>
        <w:t>Пpи</w:t>
      </w:r>
      <w:proofErr w:type="spellEnd"/>
      <w:r>
        <w:rPr>
          <w:sz w:val="26"/>
          <w:szCs w:val="26"/>
        </w:rPr>
        <w:t xml:space="preserve"> арифметическом кодировании текст представляется вещественными числами в интервале от 0 до </w:t>
      </w:r>
      <w:proofErr w:type="gramStart"/>
      <w:r>
        <w:rPr>
          <w:sz w:val="26"/>
          <w:szCs w:val="26"/>
        </w:rPr>
        <w:t>1.</w:t>
      </w:r>
      <w:r>
        <w:rPr>
          <w:rFonts w:ascii="Roboto" w:eastAsia="Roboto" w:hAnsi="Roboto" w:cs="Roboto"/>
          <w:sz w:val="24"/>
          <w:szCs w:val="24"/>
        </w:rPr>
        <w:t>Этот</w:t>
      </w:r>
      <w:proofErr w:type="gramEnd"/>
      <w:r>
        <w:rPr>
          <w:rFonts w:ascii="Roboto" w:eastAsia="Roboto" w:hAnsi="Roboto" w:cs="Roboto"/>
          <w:sz w:val="24"/>
          <w:szCs w:val="24"/>
        </w:rPr>
        <w:t xml:space="preserve"> интервал представляет собой вероятность встречи этой последовательности символов в исходных данных.</w:t>
      </w:r>
      <w:r>
        <w:rPr>
          <w:sz w:val="26"/>
          <w:szCs w:val="26"/>
        </w:rPr>
        <w:t xml:space="preserve"> По мере кодирования текста, отображающий его интервал уменьшается, а количество битов для его представления возрастает. Очередные символы текста сокращают величину интервала исходя из значений их вероятностей, определяемых моделью. Более вероятные символы делают это в меньшей степени, чем менее вероятные, и, следовательно, добавляют меньше битов к результату.</w:t>
      </w:r>
      <w:r>
        <w:br w:type="page"/>
      </w:r>
    </w:p>
    <w:p w:rsidR="002F7A47" w:rsidRDefault="002F7A47">
      <w:pPr>
        <w:spacing w:line="240" w:lineRule="auto"/>
        <w:ind w:left="720"/>
        <w:rPr>
          <w:color w:val="222222"/>
          <w:sz w:val="21"/>
          <w:szCs w:val="21"/>
          <w:highlight w:val="white"/>
        </w:rPr>
      </w:pPr>
    </w:p>
    <w:p w:rsidR="002F7A47" w:rsidRDefault="00554BA5">
      <w:pPr>
        <w:pStyle w:val="1"/>
        <w:numPr>
          <w:ilvl w:val="0"/>
          <w:numId w:val="13"/>
        </w:numPr>
        <w:ind w:left="0" w:firstLine="708"/>
      </w:pPr>
      <w:bookmarkStart w:id="28" w:name="_Toc154103759"/>
      <w:r>
        <w:t xml:space="preserve">Методы сжатия без потерь: коды </w:t>
      </w:r>
      <w:proofErr w:type="spellStart"/>
      <w:r>
        <w:t>Голомба</w:t>
      </w:r>
      <w:bookmarkEnd w:id="28"/>
      <w:proofErr w:type="spellEnd"/>
    </w:p>
    <w:p w:rsidR="002F7A47" w:rsidRDefault="00554BA5">
      <w:hyperlink r:id="rId87">
        <w:r>
          <w:rPr>
            <w:color w:val="1155CC"/>
            <w:u w:val="single"/>
          </w:rPr>
          <w:t>https://ru.wikipedia.org/wiki/%D0%A1%D0%B6%D0%B0%D1%82%D0%B8%D0%B5_%D0%B1%D0%B5%D0%B7_%D0%BF%D0%BE%D1%82%D0%B5%D1%80%D1%8C</w:t>
        </w:r>
      </w:hyperlink>
    </w:p>
    <w:p w:rsidR="002F7A47" w:rsidRDefault="00554BA5">
      <w:hyperlink r:id="rId88">
        <w:r>
          <w:rPr>
            <w:color w:val="1155CC"/>
            <w:u w:val="single"/>
          </w:rPr>
          <w:t>https://ru.wikipedia.org/wiki/%D0%9A%D0%BE%D0%B4%D1%8B_%D0%93%D0%BE%D0%BB%D0%BE%D0%BC%D0%B1%D0%B0</w:t>
        </w:r>
      </w:hyperlink>
    </w:p>
    <w:p w:rsidR="002F7A47" w:rsidRDefault="00554BA5">
      <w:hyperlink r:id="rId89">
        <w:r>
          <w:rPr>
            <w:color w:val="1155CC"/>
            <w:u w:val="single"/>
          </w:rPr>
          <w:t>https://habr.com/ru/articles/142242/</w:t>
        </w:r>
      </w:hyperlink>
    </w:p>
    <w:p w:rsidR="002F7A47" w:rsidRDefault="002F7A47"/>
    <w:p w:rsidR="002F7A47" w:rsidRDefault="00554BA5">
      <w:pPr>
        <w:rPr>
          <w:color w:val="202122"/>
          <w:sz w:val="21"/>
          <w:szCs w:val="21"/>
          <w:highlight w:val="white"/>
        </w:rPr>
      </w:pPr>
      <w:proofErr w:type="spellStart"/>
      <w:r>
        <w:rPr>
          <w:b/>
          <w:color w:val="202122"/>
          <w:sz w:val="21"/>
          <w:szCs w:val="21"/>
          <w:highlight w:val="white"/>
        </w:rPr>
        <w:t>Сжа́тие</w:t>
      </w:r>
      <w:proofErr w:type="spellEnd"/>
      <w:r>
        <w:rPr>
          <w:b/>
          <w:color w:val="202122"/>
          <w:sz w:val="21"/>
          <w:szCs w:val="21"/>
          <w:highlight w:val="white"/>
        </w:rPr>
        <w:t xml:space="preserve"> </w:t>
      </w:r>
      <w:proofErr w:type="spellStart"/>
      <w:r>
        <w:rPr>
          <w:b/>
          <w:color w:val="202122"/>
          <w:sz w:val="21"/>
          <w:szCs w:val="21"/>
          <w:highlight w:val="white"/>
        </w:rPr>
        <w:t>да́нных</w:t>
      </w:r>
      <w:proofErr w:type="spellEnd"/>
      <w:r>
        <w:rPr>
          <w:color w:val="202122"/>
          <w:sz w:val="21"/>
          <w:szCs w:val="21"/>
          <w:highlight w:val="white"/>
        </w:rPr>
        <w:t xml:space="preserve"> (</w:t>
      </w:r>
      <w:hyperlink r:id="rId90">
        <w:r>
          <w:rPr>
            <w:color w:val="0645AD"/>
            <w:sz w:val="21"/>
            <w:szCs w:val="21"/>
            <w:highlight w:val="white"/>
          </w:rPr>
          <w:t>англ.</w:t>
        </w:r>
      </w:hyperlink>
      <w:r>
        <w:rPr>
          <w:color w:val="202122"/>
          <w:sz w:val="21"/>
          <w:szCs w:val="21"/>
          <w:highlight w:val="white"/>
        </w:rPr>
        <w:t xml:space="preserve"> </w:t>
      </w:r>
      <w:proofErr w:type="spellStart"/>
      <w:r>
        <w:rPr>
          <w:i/>
          <w:color w:val="202122"/>
          <w:sz w:val="21"/>
          <w:szCs w:val="21"/>
          <w:highlight w:val="white"/>
        </w:rPr>
        <w:t>data</w:t>
      </w:r>
      <w:proofErr w:type="spellEnd"/>
      <w:r>
        <w:rPr>
          <w:i/>
          <w:color w:val="202122"/>
          <w:sz w:val="21"/>
          <w:szCs w:val="21"/>
          <w:highlight w:val="white"/>
        </w:rPr>
        <w:t xml:space="preserve"> </w:t>
      </w:r>
      <w:proofErr w:type="spellStart"/>
      <w:r>
        <w:rPr>
          <w:i/>
          <w:color w:val="202122"/>
          <w:sz w:val="21"/>
          <w:szCs w:val="21"/>
          <w:highlight w:val="white"/>
        </w:rPr>
        <w:t>compression</w:t>
      </w:r>
      <w:proofErr w:type="spellEnd"/>
      <w:r>
        <w:rPr>
          <w:color w:val="202122"/>
          <w:sz w:val="21"/>
          <w:szCs w:val="21"/>
          <w:highlight w:val="white"/>
        </w:rPr>
        <w:t xml:space="preserve">) — алгоритмическое (обычно обратимое) преобразование </w:t>
      </w:r>
      <w:hyperlink r:id="rId91">
        <w:r>
          <w:rPr>
            <w:color w:val="0645AD"/>
            <w:sz w:val="21"/>
            <w:szCs w:val="21"/>
            <w:highlight w:val="white"/>
          </w:rPr>
          <w:t>данных</w:t>
        </w:r>
      </w:hyperlink>
      <w:r>
        <w:rPr>
          <w:color w:val="202122"/>
          <w:sz w:val="21"/>
          <w:szCs w:val="21"/>
          <w:highlight w:val="white"/>
        </w:rPr>
        <w:t xml:space="preserve">, производимое с целью уменьшения занимаемого ими объёма. Применяется для более рационального использования устройств </w:t>
      </w:r>
      <w:hyperlink r:id="rId92">
        <w:r>
          <w:rPr>
            <w:color w:val="0645AD"/>
            <w:sz w:val="21"/>
            <w:szCs w:val="21"/>
            <w:highlight w:val="white"/>
          </w:rPr>
          <w:t>хранения</w:t>
        </w:r>
      </w:hyperlink>
      <w:r>
        <w:rPr>
          <w:color w:val="202122"/>
          <w:sz w:val="21"/>
          <w:szCs w:val="21"/>
          <w:highlight w:val="white"/>
        </w:rPr>
        <w:t xml:space="preserve"> и </w:t>
      </w:r>
      <w:hyperlink r:id="rId93">
        <w:r>
          <w:rPr>
            <w:color w:val="0645AD"/>
            <w:sz w:val="21"/>
            <w:szCs w:val="21"/>
            <w:highlight w:val="white"/>
          </w:rPr>
          <w:t>передачи</w:t>
        </w:r>
      </w:hyperlink>
      <w:r>
        <w:rPr>
          <w:color w:val="202122"/>
          <w:sz w:val="21"/>
          <w:szCs w:val="21"/>
          <w:highlight w:val="white"/>
        </w:rPr>
        <w:t xml:space="preserve"> данных</w:t>
      </w:r>
    </w:p>
    <w:p w:rsidR="002F7A47" w:rsidRDefault="00554BA5">
      <w:pPr>
        <w:rPr>
          <w:color w:val="202122"/>
          <w:sz w:val="21"/>
          <w:szCs w:val="21"/>
          <w:highlight w:val="white"/>
        </w:rPr>
      </w:pPr>
      <w:r>
        <w:rPr>
          <w:b/>
          <w:color w:val="202122"/>
          <w:sz w:val="21"/>
          <w:szCs w:val="21"/>
          <w:highlight w:val="white"/>
        </w:rPr>
        <w:t>Сжатие данных без потерь</w:t>
      </w:r>
      <w:r>
        <w:rPr>
          <w:color w:val="202122"/>
          <w:sz w:val="21"/>
          <w:szCs w:val="21"/>
          <w:highlight w:val="white"/>
        </w:rPr>
        <w:t xml:space="preserve"> (</w:t>
      </w:r>
      <w:hyperlink r:id="rId94">
        <w:r>
          <w:rPr>
            <w:color w:val="0645AD"/>
            <w:sz w:val="21"/>
            <w:szCs w:val="21"/>
            <w:highlight w:val="white"/>
          </w:rPr>
          <w:t>англ.</w:t>
        </w:r>
      </w:hyperlink>
      <w:r>
        <w:rPr>
          <w:color w:val="202122"/>
          <w:sz w:val="21"/>
          <w:szCs w:val="21"/>
          <w:highlight w:val="white"/>
        </w:rPr>
        <w:t xml:space="preserve"> </w:t>
      </w:r>
      <w:proofErr w:type="spellStart"/>
      <w:r>
        <w:rPr>
          <w:i/>
          <w:color w:val="202122"/>
          <w:sz w:val="21"/>
          <w:szCs w:val="21"/>
          <w:highlight w:val="white"/>
        </w:rPr>
        <w:t>lossless</w:t>
      </w:r>
      <w:proofErr w:type="spellEnd"/>
      <w:r>
        <w:rPr>
          <w:i/>
          <w:color w:val="202122"/>
          <w:sz w:val="21"/>
          <w:szCs w:val="21"/>
          <w:highlight w:val="white"/>
        </w:rPr>
        <w:t xml:space="preserve"> </w:t>
      </w:r>
      <w:proofErr w:type="spellStart"/>
      <w:r>
        <w:rPr>
          <w:i/>
          <w:color w:val="202122"/>
          <w:sz w:val="21"/>
          <w:szCs w:val="21"/>
          <w:highlight w:val="white"/>
        </w:rPr>
        <w:t>data</w:t>
      </w:r>
      <w:proofErr w:type="spellEnd"/>
      <w:r>
        <w:rPr>
          <w:i/>
          <w:color w:val="202122"/>
          <w:sz w:val="21"/>
          <w:szCs w:val="21"/>
          <w:highlight w:val="white"/>
        </w:rPr>
        <w:t xml:space="preserve"> </w:t>
      </w:r>
      <w:proofErr w:type="spellStart"/>
      <w:r>
        <w:rPr>
          <w:i/>
          <w:color w:val="202122"/>
          <w:sz w:val="21"/>
          <w:szCs w:val="21"/>
          <w:highlight w:val="white"/>
        </w:rPr>
        <w:t>compression</w:t>
      </w:r>
      <w:proofErr w:type="spellEnd"/>
      <w:r>
        <w:rPr>
          <w:color w:val="202122"/>
          <w:sz w:val="21"/>
          <w:szCs w:val="21"/>
          <w:highlight w:val="white"/>
        </w:rPr>
        <w:t xml:space="preserve">) — класс алгоритмов </w:t>
      </w:r>
      <w:hyperlink r:id="rId95">
        <w:r>
          <w:rPr>
            <w:color w:val="0645AD"/>
            <w:sz w:val="21"/>
            <w:szCs w:val="21"/>
            <w:highlight w:val="white"/>
          </w:rPr>
          <w:t>сжатия данных</w:t>
        </w:r>
      </w:hyperlink>
      <w:r>
        <w:rPr>
          <w:color w:val="202122"/>
          <w:sz w:val="21"/>
          <w:szCs w:val="21"/>
          <w:highlight w:val="white"/>
        </w:rPr>
        <w:t xml:space="preserve"> (видео, аудио, графики, документов, представленных в цифровом виде, программ на языках программирования и в машинных кодах и многих других видов данных), при использовании которых закодированные данные однозначно могут быть восстановлены с точностью до </w:t>
      </w:r>
      <w:hyperlink r:id="rId96">
        <w:r>
          <w:rPr>
            <w:color w:val="0645AD"/>
            <w:sz w:val="21"/>
            <w:szCs w:val="21"/>
            <w:highlight w:val="white"/>
          </w:rPr>
          <w:t>бита</w:t>
        </w:r>
      </w:hyperlink>
      <w:r>
        <w:rPr>
          <w:color w:val="202122"/>
          <w:sz w:val="21"/>
          <w:szCs w:val="21"/>
          <w:highlight w:val="white"/>
        </w:rPr>
        <w:t xml:space="preserve">, </w:t>
      </w:r>
      <w:hyperlink r:id="rId97">
        <w:r>
          <w:rPr>
            <w:color w:val="0645AD"/>
            <w:sz w:val="21"/>
            <w:szCs w:val="21"/>
            <w:highlight w:val="white"/>
          </w:rPr>
          <w:t>пикселя</w:t>
        </w:r>
      </w:hyperlink>
      <w:r>
        <w:rPr>
          <w:color w:val="202122"/>
          <w:sz w:val="21"/>
          <w:szCs w:val="21"/>
          <w:highlight w:val="white"/>
        </w:rPr>
        <w:t xml:space="preserve">, </w:t>
      </w:r>
      <w:hyperlink r:id="rId98">
        <w:proofErr w:type="spellStart"/>
        <w:r>
          <w:rPr>
            <w:color w:val="0645AD"/>
            <w:sz w:val="21"/>
            <w:szCs w:val="21"/>
            <w:highlight w:val="white"/>
          </w:rPr>
          <w:t>вокселя</w:t>
        </w:r>
        <w:proofErr w:type="spellEnd"/>
      </w:hyperlink>
      <w:r>
        <w:rPr>
          <w:color w:val="202122"/>
          <w:sz w:val="21"/>
          <w:szCs w:val="21"/>
          <w:highlight w:val="white"/>
        </w:rPr>
        <w:t xml:space="preserve"> и т.д. При этом оригинальные данные полностью восстанавливаются из сжатого состояния. </w:t>
      </w:r>
    </w:p>
    <w:p w:rsidR="002F7A47" w:rsidRDefault="002F7A47">
      <w:pPr>
        <w:rPr>
          <w:color w:val="202122"/>
          <w:sz w:val="21"/>
          <w:szCs w:val="21"/>
          <w:highlight w:val="white"/>
        </w:rPr>
      </w:pPr>
    </w:p>
    <w:p w:rsidR="002F7A47" w:rsidRDefault="00554BA5">
      <w:pPr>
        <w:rPr>
          <w:color w:val="202122"/>
          <w:sz w:val="21"/>
          <w:szCs w:val="21"/>
          <w:highlight w:val="white"/>
        </w:rPr>
      </w:pPr>
      <w:r>
        <w:rPr>
          <w:b/>
          <w:color w:val="202122"/>
          <w:sz w:val="21"/>
          <w:szCs w:val="21"/>
          <w:highlight w:val="white"/>
        </w:rPr>
        <w:t xml:space="preserve">Коды </w:t>
      </w:r>
      <w:hyperlink r:id="rId99">
        <w:proofErr w:type="spellStart"/>
        <w:r>
          <w:rPr>
            <w:b/>
            <w:color w:val="0645AD"/>
            <w:sz w:val="21"/>
            <w:szCs w:val="21"/>
            <w:highlight w:val="white"/>
          </w:rPr>
          <w:t>Голомба</w:t>
        </w:r>
        <w:proofErr w:type="spellEnd"/>
      </w:hyperlink>
      <w:r>
        <w:rPr>
          <w:color w:val="202122"/>
          <w:sz w:val="21"/>
          <w:szCs w:val="21"/>
          <w:highlight w:val="white"/>
        </w:rPr>
        <w:t xml:space="preserve"> — семейство </w:t>
      </w:r>
      <w:hyperlink r:id="rId100">
        <w:proofErr w:type="spellStart"/>
        <w:r>
          <w:rPr>
            <w:color w:val="0645AD"/>
            <w:sz w:val="21"/>
            <w:szCs w:val="21"/>
            <w:highlight w:val="white"/>
          </w:rPr>
          <w:t>энтропийных</w:t>
        </w:r>
        <w:proofErr w:type="spellEnd"/>
        <w:r>
          <w:rPr>
            <w:color w:val="0645AD"/>
            <w:sz w:val="21"/>
            <w:szCs w:val="21"/>
            <w:highlight w:val="white"/>
          </w:rPr>
          <w:t xml:space="preserve"> кодов</w:t>
        </w:r>
      </w:hyperlink>
      <w:r>
        <w:rPr>
          <w:color w:val="202122"/>
          <w:sz w:val="21"/>
          <w:szCs w:val="21"/>
          <w:highlight w:val="white"/>
        </w:rPr>
        <w:t xml:space="preserve">. Под кодом </w:t>
      </w:r>
      <w:proofErr w:type="spellStart"/>
      <w:r>
        <w:rPr>
          <w:color w:val="202122"/>
          <w:sz w:val="21"/>
          <w:szCs w:val="21"/>
          <w:highlight w:val="white"/>
        </w:rPr>
        <w:t>Голомба</w:t>
      </w:r>
      <w:proofErr w:type="spellEnd"/>
      <w:r>
        <w:rPr>
          <w:color w:val="202122"/>
          <w:sz w:val="21"/>
          <w:szCs w:val="21"/>
          <w:highlight w:val="white"/>
        </w:rPr>
        <w:t xml:space="preserve"> может подразумеваться также один из представителей этого семейства.</w:t>
      </w:r>
    </w:p>
    <w:p w:rsidR="002F7A47" w:rsidRDefault="002F7A47">
      <w:pPr>
        <w:rPr>
          <w:color w:val="202122"/>
          <w:sz w:val="21"/>
          <w:szCs w:val="21"/>
          <w:highlight w:val="white"/>
        </w:rPr>
      </w:pPr>
    </w:p>
    <w:p w:rsidR="002F7A47" w:rsidRDefault="00554BA5">
      <w:pPr>
        <w:rPr>
          <w:color w:val="202122"/>
          <w:sz w:val="21"/>
          <w:szCs w:val="21"/>
          <w:highlight w:val="white"/>
        </w:rPr>
      </w:pPr>
      <w:r>
        <w:rPr>
          <w:noProof/>
          <w:color w:val="202122"/>
          <w:sz w:val="21"/>
          <w:szCs w:val="21"/>
          <w:highlight w:val="white"/>
          <w:lang w:val="ru-RU"/>
        </w:rPr>
        <w:drawing>
          <wp:inline distT="114300" distB="114300" distL="114300" distR="114300" wp14:anchorId="5CAACE6B" wp14:editId="1FBDB8B6">
            <wp:extent cx="6840000" cy="3695700"/>
            <wp:effectExtent l="0" t="0" r="0" b="0"/>
            <wp:docPr id="41"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01"/>
                    <a:srcRect/>
                    <a:stretch>
                      <a:fillRect/>
                    </a:stretch>
                  </pic:blipFill>
                  <pic:spPr>
                    <a:xfrm>
                      <a:off x="0" y="0"/>
                      <a:ext cx="6840000" cy="3695700"/>
                    </a:xfrm>
                    <a:prstGeom prst="rect">
                      <a:avLst/>
                    </a:prstGeom>
                    <a:ln/>
                  </pic:spPr>
                </pic:pic>
              </a:graphicData>
            </a:graphic>
          </wp:inline>
        </w:drawing>
      </w:r>
    </w:p>
    <w:p w:rsidR="002F7A47" w:rsidRDefault="00554BA5">
      <w:r>
        <w:rPr>
          <w:noProof/>
          <w:color w:val="202122"/>
          <w:sz w:val="21"/>
          <w:szCs w:val="21"/>
          <w:highlight w:val="white"/>
          <w:lang w:val="ru-RU"/>
        </w:rPr>
        <w:drawing>
          <wp:inline distT="114300" distB="114300" distL="114300" distR="114300" wp14:anchorId="4C63EFCA" wp14:editId="30F2F1C6">
            <wp:extent cx="4789211" cy="2454638"/>
            <wp:effectExtent l="0" t="0" r="0" b="0"/>
            <wp:docPr id="71"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102"/>
                    <a:srcRect/>
                    <a:stretch>
                      <a:fillRect/>
                    </a:stretch>
                  </pic:blipFill>
                  <pic:spPr>
                    <a:xfrm>
                      <a:off x="0" y="0"/>
                      <a:ext cx="4789211" cy="2454638"/>
                    </a:xfrm>
                    <a:prstGeom prst="rect">
                      <a:avLst/>
                    </a:prstGeom>
                    <a:ln/>
                  </pic:spPr>
                </pic:pic>
              </a:graphicData>
            </a:graphic>
          </wp:inline>
        </w:drawing>
      </w:r>
      <w:r>
        <w:br w:type="page"/>
      </w:r>
    </w:p>
    <w:p w:rsidR="002F7A47" w:rsidRDefault="00554BA5">
      <w:pPr>
        <w:pStyle w:val="1"/>
        <w:numPr>
          <w:ilvl w:val="0"/>
          <w:numId w:val="13"/>
        </w:numPr>
        <w:ind w:left="0" w:firstLine="708"/>
      </w:pPr>
      <w:bookmarkStart w:id="29" w:name="_Toc154103760"/>
      <w:r>
        <w:lastRenderedPageBreak/>
        <w:t>Методы сжатия видеопоследовательностей</w:t>
      </w:r>
      <w:bookmarkEnd w:id="29"/>
    </w:p>
    <w:p w:rsidR="002F7A47" w:rsidRDefault="002F7A47"/>
    <w:p w:rsidR="002F7A47" w:rsidRDefault="00554BA5">
      <w:pPr>
        <w:spacing w:line="240" w:lineRule="auto"/>
      </w:pPr>
      <w:hyperlink r:id="rId103">
        <w:r>
          <w:rPr>
            <w:color w:val="1155CC"/>
            <w:u w:val="single"/>
          </w:rPr>
          <w:t>https://kunegin.com/ref/avi/algor.htm</w:t>
        </w:r>
      </w:hyperlink>
    </w:p>
    <w:p w:rsidR="002F7A47" w:rsidRDefault="002F7A47">
      <w:pPr>
        <w:spacing w:line="240" w:lineRule="auto"/>
      </w:pPr>
    </w:p>
    <w:p w:rsidR="002F7A47" w:rsidRDefault="00554BA5">
      <w:pPr>
        <w:spacing w:line="240" w:lineRule="auto"/>
      </w:pPr>
      <w:r>
        <w:rPr>
          <w:rFonts w:ascii="Times New Roman" w:eastAsia="Times New Roman" w:hAnsi="Times New Roman" w:cs="Times New Roman"/>
        </w:rPr>
        <w:t xml:space="preserve">Существуют несколько основных технологий, реализованных в различных кодеках AVI. Например, </w:t>
      </w:r>
      <w:proofErr w:type="spellStart"/>
      <w:r>
        <w:rPr>
          <w:rFonts w:ascii="Times New Roman" w:eastAsia="Times New Roman" w:hAnsi="Times New Roman" w:cs="Times New Roman"/>
        </w:rPr>
        <w:t>Indeo</w:t>
      </w:r>
      <w:proofErr w:type="spellEnd"/>
      <w:r>
        <w:rPr>
          <w:rFonts w:ascii="Times New Roman" w:eastAsia="Times New Roman" w:hAnsi="Times New Roman" w:cs="Times New Roman"/>
        </w:rPr>
        <w:t xml:space="preserve"> 3.2 и </w:t>
      </w:r>
      <w:proofErr w:type="spellStart"/>
      <w:r>
        <w:rPr>
          <w:rFonts w:ascii="Times New Roman" w:eastAsia="Times New Roman" w:hAnsi="Times New Roman" w:cs="Times New Roman"/>
        </w:rPr>
        <w:t>Cinepak</w:t>
      </w:r>
      <w:proofErr w:type="spellEnd"/>
      <w:r>
        <w:rPr>
          <w:rFonts w:ascii="Times New Roman" w:eastAsia="Times New Roman" w:hAnsi="Times New Roman" w:cs="Times New Roman"/>
        </w:rPr>
        <w:t xml:space="preserve"> используют векторную квантизацию, международные стандарты MPEG-1, MPEG-2, MPEG-4, H.261 и H.263 - комбинацию дискретного косинус- преобразования и компенсацию движения. Некоторые из кодеков последнего поколения основаны на дискретном преобразовании элементарной волны (</w:t>
      </w:r>
      <w:proofErr w:type="spellStart"/>
      <w:r>
        <w:rPr>
          <w:rFonts w:ascii="Times New Roman" w:eastAsia="Times New Roman" w:hAnsi="Times New Roman" w:cs="Times New Roman"/>
        </w:rPr>
        <w:t>Discrete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Wavelet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Transform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or</w:t>
      </w:r>
      <w:proofErr w:type="spellEnd"/>
      <w:r>
        <w:rPr>
          <w:rFonts w:ascii="Times New Roman" w:eastAsia="Times New Roman" w:hAnsi="Times New Roman" w:cs="Times New Roman"/>
        </w:rPr>
        <w:t xml:space="preserve"> </w:t>
      </w:r>
      <w:proofErr w:type="gramStart"/>
      <w:r>
        <w:rPr>
          <w:rFonts w:ascii="Times New Roman" w:eastAsia="Times New Roman" w:hAnsi="Times New Roman" w:cs="Times New Roman"/>
        </w:rPr>
        <w:t>DWT )</w:t>
      </w:r>
      <w:proofErr w:type="gramEnd"/>
      <w:r>
        <w:rPr>
          <w:rFonts w:ascii="Times New Roman" w:eastAsia="Times New Roman" w:hAnsi="Times New Roman" w:cs="Times New Roman"/>
        </w:rPr>
        <w:t xml:space="preserve">. Другие технологии включают алгоритм рекурсивного сжатия изображения, разработанный компанией </w:t>
      </w:r>
      <w:proofErr w:type="spellStart"/>
      <w:r>
        <w:rPr>
          <w:rFonts w:ascii="Times New Roman" w:eastAsia="Times New Roman" w:hAnsi="Times New Roman" w:cs="Times New Roman"/>
        </w:rPr>
        <w:t>Iterated</w:t>
      </w:r>
      <w:proofErr w:type="spellEnd"/>
      <w:r>
        <w:rPr>
          <w:rFonts w:ascii="Times New Roman" w:eastAsia="Times New Roman" w:hAnsi="Times New Roman" w:cs="Times New Roman"/>
        </w:rPr>
        <w:t xml:space="preserve"> Systems.</w:t>
      </w:r>
    </w:p>
    <w:p w:rsidR="002F7A47" w:rsidRDefault="002F7A47">
      <w:pPr>
        <w:spacing w:line="240" w:lineRule="auto"/>
      </w:pPr>
    </w:p>
    <w:p w:rsidR="002F7A47" w:rsidRDefault="00554BA5">
      <w:pPr>
        <w:spacing w:line="240" w:lineRule="auto"/>
        <w:rPr>
          <w:rFonts w:ascii="Times New Roman" w:eastAsia="Times New Roman" w:hAnsi="Times New Roman" w:cs="Times New Roman"/>
        </w:rPr>
      </w:pPr>
      <w:r>
        <w:rPr>
          <w:rFonts w:ascii="Times New Roman" w:eastAsia="Times New Roman" w:hAnsi="Times New Roman" w:cs="Times New Roman"/>
        </w:rPr>
        <w:t>Кодеки, использующие дискретное косинус преобразование:</w:t>
      </w:r>
    </w:p>
    <w:p w:rsidR="002F7A47" w:rsidRPr="00554BA5" w:rsidRDefault="00554BA5">
      <w:pPr>
        <w:spacing w:line="240" w:lineRule="auto"/>
        <w:rPr>
          <w:lang w:val="en-US"/>
        </w:rPr>
      </w:pPr>
      <w:r w:rsidRPr="00554BA5">
        <w:rPr>
          <w:lang w:val="en-US"/>
        </w:rPr>
        <w:t>- Motion JPEG</w:t>
      </w:r>
    </w:p>
    <w:p w:rsidR="002F7A47" w:rsidRPr="00554BA5" w:rsidRDefault="00554BA5">
      <w:pPr>
        <w:spacing w:line="240" w:lineRule="auto"/>
        <w:rPr>
          <w:lang w:val="en-US"/>
        </w:rPr>
      </w:pPr>
      <w:r w:rsidRPr="00554BA5">
        <w:rPr>
          <w:lang w:val="en-US"/>
        </w:rPr>
        <w:t>- Editable MPEG</w:t>
      </w:r>
    </w:p>
    <w:p w:rsidR="002F7A47" w:rsidRPr="00554BA5" w:rsidRDefault="00554BA5">
      <w:pPr>
        <w:spacing w:line="240" w:lineRule="auto"/>
        <w:rPr>
          <w:lang w:val="en-US"/>
        </w:rPr>
      </w:pPr>
      <w:r w:rsidRPr="00554BA5">
        <w:rPr>
          <w:lang w:val="en-US"/>
        </w:rPr>
        <w:t>- MPEG-1</w:t>
      </w:r>
    </w:p>
    <w:p w:rsidR="002F7A47" w:rsidRPr="00554BA5" w:rsidRDefault="00554BA5">
      <w:pPr>
        <w:spacing w:line="240" w:lineRule="auto"/>
        <w:rPr>
          <w:lang w:val="en-US"/>
        </w:rPr>
      </w:pPr>
      <w:r w:rsidRPr="00554BA5">
        <w:rPr>
          <w:lang w:val="en-US"/>
        </w:rPr>
        <w:t>- MPEG-2</w:t>
      </w:r>
    </w:p>
    <w:p w:rsidR="002F7A47" w:rsidRPr="00554BA5" w:rsidRDefault="00554BA5">
      <w:pPr>
        <w:spacing w:line="240" w:lineRule="auto"/>
        <w:rPr>
          <w:lang w:val="en-US"/>
        </w:rPr>
      </w:pPr>
      <w:r w:rsidRPr="00554BA5">
        <w:rPr>
          <w:lang w:val="en-US"/>
        </w:rPr>
        <w:t>- MPEG-4</w:t>
      </w:r>
    </w:p>
    <w:p w:rsidR="002F7A47" w:rsidRPr="00554BA5" w:rsidRDefault="00554BA5">
      <w:pPr>
        <w:spacing w:line="240" w:lineRule="auto"/>
        <w:rPr>
          <w:lang w:val="en-US"/>
        </w:rPr>
      </w:pPr>
      <w:r w:rsidRPr="00554BA5">
        <w:rPr>
          <w:lang w:val="en-US"/>
        </w:rPr>
        <w:t>- H.261</w:t>
      </w:r>
    </w:p>
    <w:p w:rsidR="002F7A47" w:rsidRPr="00554BA5" w:rsidRDefault="00554BA5">
      <w:pPr>
        <w:spacing w:line="240" w:lineRule="auto"/>
        <w:rPr>
          <w:lang w:val="en-US"/>
        </w:rPr>
      </w:pPr>
      <w:r w:rsidRPr="00554BA5">
        <w:rPr>
          <w:lang w:val="en-US"/>
        </w:rPr>
        <w:t>- H.263</w:t>
      </w:r>
    </w:p>
    <w:p w:rsidR="002F7A47" w:rsidRPr="00554BA5" w:rsidRDefault="00554BA5">
      <w:pPr>
        <w:spacing w:line="240" w:lineRule="auto"/>
        <w:rPr>
          <w:lang w:val="en-US"/>
        </w:rPr>
      </w:pPr>
      <w:r w:rsidRPr="00554BA5">
        <w:rPr>
          <w:lang w:val="en-US"/>
        </w:rPr>
        <w:t>- H.263+</w:t>
      </w:r>
    </w:p>
    <w:p w:rsidR="002F7A47" w:rsidRPr="00554BA5" w:rsidRDefault="002F7A47">
      <w:pPr>
        <w:spacing w:line="240" w:lineRule="auto"/>
        <w:rPr>
          <w:lang w:val="en-US"/>
        </w:rPr>
      </w:pPr>
    </w:p>
    <w:p w:rsidR="002F7A47" w:rsidRDefault="00554BA5">
      <w:pPr>
        <w:spacing w:line="240" w:lineRule="auto"/>
        <w:rPr>
          <w:rFonts w:ascii="Times New Roman" w:eastAsia="Times New Roman" w:hAnsi="Times New Roman" w:cs="Times New Roman"/>
        </w:rPr>
      </w:pPr>
      <w:r>
        <w:rPr>
          <w:rFonts w:ascii="Times New Roman" w:eastAsia="Times New Roman" w:hAnsi="Times New Roman" w:cs="Times New Roman"/>
        </w:rPr>
        <w:t>Особенности:</w:t>
      </w:r>
    </w:p>
    <w:p w:rsidR="002F7A47" w:rsidRDefault="00554BA5">
      <w:pPr>
        <w:numPr>
          <w:ilvl w:val="0"/>
          <w:numId w:val="14"/>
        </w:numPr>
        <w:spacing w:line="240" w:lineRule="auto"/>
      </w:pPr>
      <w:r>
        <w:rPr>
          <w:rFonts w:ascii="Times New Roman" w:eastAsia="Times New Roman" w:hAnsi="Times New Roman" w:cs="Times New Roman"/>
        </w:rPr>
        <w:t>Появление блочных артефактов при высоком сжатии.</w:t>
      </w:r>
    </w:p>
    <w:p w:rsidR="002F7A47" w:rsidRDefault="00554BA5">
      <w:pPr>
        <w:numPr>
          <w:ilvl w:val="0"/>
          <w:numId w:val="14"/>
        </w:numPr>
        <w:spacing w:line="240" w:lineRule="auto"/>
      </w:pPr>
      <w:r>
        <w:rPr>
          <w:rFonts w:ascii="Times New Roman" w:eastAsia="Times New Roman" w:hAnsi="Times New Roman" w:cs="Times New Roman"/>
        </w:rPr>
        <w:t xml:space="preserve">Излом острых граней. Случайное размытие </w:t>
      </w:r>
      <w:proofErr w:type="gramStart"/>
      <w:r>
        <w:rPr>
          <w:rFonts w:ascii="Times New Roman" w:eastAsia="Times New Roman" w:hAnsi="Times New Roman" w:cs="Times New Roman"/>
        </w:rPr>
        <w:t>в острых граней</w:t>
      </w:r>
      <w:proofErr w:type="gramEnd"/>
      <w:r>
        <w:rPr>
          <w:rFonts w:ascii="Times New Roman" w:eastAsia="Times New Roman" w:hAnsi="Times New Roman" w:cs="Times New Roman"/>
        </w:rPr>
        <w:t>.</w:t>
      </w:r>
    </w:p>
    <w:p w:rsidR="002F7A47" w:rsidRDefault="00554BA5">
      <w:pPr>
        <w:numPr>
          <w:ilvl w:val="0"/>
          <w:numId w:val="14"/>
        </w:numPr>
        <w:spacing w:line="240" w:lineRule="auto"/>
      </w:pPr>
      <w:r>
        <w:rPr>
          <w:rFonts w:ascii="Times New Roman" w:eastAsia="Times New Roman" w:hAnsi="Times New Roman" w:cs="Times New Roman"/>
        </w:rPr>
        <w:t>Большие требования к вычислительным мощностям.</w:t>
      </w:r>
    </w:p>
    <w:p w:rsidR="002F7A47" w:rsidRDefault="00554BA5">
      <w:pPr>
        <w:spacing w:line="240" w:lineRule="auto"/>
        <w:rPr>
          <w:rFonts w:ascii="Times New Roman" w:eastAsia="Times New Roman" w:hAnsi="Times New Roman" w:cs="Times New Roman"/>
        </w:rPr>
      </w:pPr>
      <w:r>
        <w:rPr>
          <w:rFonts w:ascii="Times New Roman" w:eastAsia="Times New Roman" w:hAnsi="Times New Roman" w:cs="Times New Roman"/>
        </w:rPr>
        <w:t>КРАТКОЕ ОПИСАНИЕ</w:t>
      </w:r>
    </w:p>
    <w:p w:rsidR="002F7A47" w:rsidRDefault="00554BA5">
      <w:pPr>
        <w:spacing w:line="240" w:lineRule="auto"/>
        <w:rPr>
          <w:rFonts w:ascii="Times New Roman" w:eastAsia="Times New Roman" w:hAnsi="Times New Roman" w:cs="Times New Roman"/>
        </w:rPr>
      </w:pPr>
      <w:r>
        <w:rPr>
          <w:rFonts w:ascii="Times New Roman" w:eastAsia="Times New Roman" w:hAnsi="Times New Roman" w:cs="Times New Roman"/>
        </w:rPr>
        <w:t>ДКП - широко используемое преобразование при сжатии изображения. Двумерное ДКП применяется к блокам 8*8 пикселей. Человеческий глаз менее чувствителен к высоким компонентам частоты изображения, представленного более высокими коэффициентами ДКП. Больший коэффициент квантования обычно применяется к этим более высоким компонентам частоты. Фактическая стандартная матрица квантования (матрица 64 коэффициентов квантования, один для каждого из 64 коэффициентов ДКП) в JPEG стандарте имеет более высокие коэффициенты квантования для более высокой частоты коэффициенты ДКП. Квантуемые коэффициенты ДКП- тогда выполняемая длина, закодированная как коды переменной длины, которые указывают некоторое число нулевых коэффициентов, сопровождаемых ненулевым коэффициентом. Например, код выполняемой - длины мог бы указывать 4 нулевых коэффициента, сопровождаемые ненулевым коэффициентом уровня 2. Короткие коды переменной длины (</w:t>
      </w:r>
      <w:proofErr w:type="gramStart"/>
      <w:r>
        <w:rPr>
          <w:rFonts w:ascii="Times New Roman" w:eastAsia="Times New Roman" w:hAnsi="Times New Roman" w:cs="Times New Roman"/>
        </w:rPr>
        <w:t>например</w:t>
      </w:r>
      <w:proofErr w:type="gramEnd"/>
      <w:r>
        <w:rPr>
          <w:rFonts w:ascii="Times New Roman" w:eastAsia="Times New Roman" w:hAnsi="Times New Roman" w:cs="Times New Roman"/>
        </w:rPr>
        <w:t xml:space="preserve"> 0110) используются для общих комбинаций, последовательностей из нулей и уровней ненулевого коэффициента. Более длинные коды переменной длины (</w:t>
      </w:r>
      <w:proofErr w:type="gramStart"/>
      <w:r>
        <w:rPr>
          <w:rFonts w:ascii="Times New Roman" w:eastAsia="Times New Roman" w:hAnsi="Times New Roman" w:cs="Times New Roman"/>
        </w:rPr>
        <w:t>например</w:t>
      </w:r>
      <w:proofErr w:type="gramEnd"/>
      <w:r>
        <w:rPr>
          <w:rFonts w:ascii="Times New Roman" w:eastAsia="Times New Roman" w:hAnsi="Times New Roman" w:cs="Times New Roman"/>
        </w:rPr>
        <w:t xml:space="preserve"> 0000001101) используются для менее общих комбинаций, последовательностей из нулей и уровней ненулевого коэффициента. Таким образом, существенное сжатие изображения возможно. ДКП матрица </w:t>
      </w:r>
      <w:proofErr w:type="spellStart"/>
      <w:r>
        <w:rPr>
          <w:rFonts w:ascii="Times New Roman" w:eastAsia="Times New Roman" w:hAnsi="Times New Roman" w:cs="Times New Roman"/>
        </w:rPr>
        <w:t>NxN</w:t>
      </w:r>
      <w:proofErr w:type="spellEnd"/>
      <w:r>
        <w:rPr>
          <w:rFonts w:ascii="Times New Roman" w:eastAsia="Times New Roman" w:hAnsi="Times New Roman" w:cs="Times New Roman"/>
        </w:rPr>
        <w:t>, строки которой - функции косинуса:</w:t>
      </w:r>
    </w:p>
    <w:p w:rsidR="002F7A47" w:rsidRDefault="002F7A47"/>
    <w:p w:rsidR="002F7A47" w:rsidRDefault="00554BA5">
      <w:r>
        <w:rPr>
          <w:rFonts w:ascii="Times New Roman" w:eastAsia="Times New Roman" w:hAnsi="Times New Roman" w:cs="Times New Roman"/>
        </w:rPr>
        <w:t xml:space="preserve">Кодеки, использующие </w:t>
      </w:r>
      <w:r>
        <w:t>DWT:</w:t>
      </w:r>
    </w:p>
    <w:p w:rsidR="002F7A47" w:rsidRDefault="00554BA5">
      <w:r>
        <w:t>- VDOWAVE VDONET'S</w:t>
      </w:r>
    </w:p>
    <w:p w:rsidR="002F7A47" w:rsidRDefault="00554BA5">
      <w:r>
        <w:t xml:space="preserve">- </w:t>
      </w:r>
      <w:proofErr w:type="spellStart"/>
      <w:r>
        <w:t>VxTreme</w:t>
      </w:r>
      <w:proofErr w:type="spellEnd"/>
    </w:p>
    <w:p w:rsidR="002F7A47" w:rsidRPr="00554BA5" w:rsidRDefault="00554BA5">
      <w:pPr>
        <w:rPr>
          <w:lang w:val="en-US"/>
        </w:rPr>
      </w:pPr>
      <w:r w:rsidRPr="00554BA5">
        <w:rPr>
          <w:lang w:val="en-US"/>
        </w:rPr>
        <w:t xml:space="preserve">- Intel </w:t>
      </w:r>
      <w:proofErr w:type="spellStart"/>
      <w:r w:rsidRPr="00554BA5">
        <w:rPr>
          <w:lang w:val="en-US"/>
        </w:rPr>
        <w:t>Indeo</w:t>
      </w:r>
      <w:proofErr w:type="spellEnd"/>
      <w:r w:rsidRPr="00554BA5">
        <w:rPr>
          <w:lang w:val="en-US"/>
        </w:rPr>
        <w:t xml:space="preserve"> 5.x</w:t>
      </w:r>
    </w:p>
    <w:p w:rsidR="002F7A47" w:rsidRPr="00554BA5" w:rsidRDefault="00554BA5">
      <w:pPr>
        <w:rPr>
          <w:lang w:val="en-US"/>
        </w:rPr>
      </w:pPr>
      <w:r w:rsidRPr="00554BA5">
        <w:rPr>
          <w:lang w:val="en-US"/>
        </w:rPr>
        <w:t xml:space="preserve">- Intel </w:t>
      </w:r>
      <w:proofErr w:type="spellStart"/>
      <w:r w:rsidRPr="00554BA5">
        <w:rPr>
          <w:lang w:val="en-US"/>
        </w:rPr>
        <w:t>Indeo</w:t>
      </w:r>
      <w:proofErr w:type="spellEnd"/>
      <w:r w:rsidRPr="00554BA5">
        <w:rPr>
          <w:lang w:val="en-US"/>
        </w:rPr>
        <w:t xml:space="preserve"> 4.x</w:t>
      </w:r>
    </w:p>
    <w:p w:rsidR="002F7A47" w:rsidRDefault="00554BA5">
      <w:r>
        <w:rPr>
          <w:rFonts w:ascii="Times New Roman" w:eastAsia="Times New Roman" w:hAnsi="Times New Roman" w:cs="Times New Roman"/>
        </w:rPr>
        <w:t>Особенности</w:t>
      </w:r>
      <w:r>
        <w:t>:</w:t>
      </w:r>
    </w:p>
    <w:p w:rsidR="002F7A47" w:rsidRDefault="00554BA5">
      <w:pPr>
        <w:numPr>
          <w:ilvl w:val="0"/>
          <w:numId w:val="3"/>
        </w:numPr>
      </w:pPr>
      <w:r>
        <w:rPr>
          <w:rFonts w:ascii="Times New Roman" w:eastAsia="Times New Roman" w:hAnsi="Times New Roman" w:cs="Times New Roman"/>
        </w:rPr>
        <w:t xml:space="preserve">В отличие от ДКП, большинство </w:t>
      </w:r>
      <w:r>
        <w:t>DWT</w:t>
      </w:r>
      <w:r>
        <w:rPr>
          <w:rFonts w:ascii="Times New Roman" w:eastAsia="Times New Roman" w:hAnsi="Times New Roman" w:cs="Times New Roman"/>
        </w:rPr>
        <w:t xml:space="preserve"> кодеков осуществляют преобразование без блочных артефактов.</w:t>
      </w:r>
    </w:p>
    <w:p w:rsidR="002F7A47" w:rsidRDefault="00554BA5">
      <w:pPr>
        <w:numPr>
          <w:ilvl w:val="0"/>
          <w:numId w:val="3"/>
        </w:numPr>
      </w:pPr>
      <w:r>
        <w:rPr>
          <w:rFonts w:ascii="Times New Roman" w:eastAsia="Times New Roman" w:hAnsi="Times New Roman" w:cs="Times New Roman"/>
        </w:rPr>
        <w:t xml:space="preserve">Алгоритмы сжатия, основанные на </w:t>
      </w:r>
      <w:r>
        <w:t>DWT</w:t>
      </w:r>
      <w:r>
        <w:rPr>
          <w:rFonts w:ascii="Times New Roman" w:eastAsia="Times New Roman" w:hAnsi="Times New Roman" w:cs="Times New Roman"/>
        </w:rPr>
        <w:t>, часто превосходят по быстродействию ДКП.</w:t>
      </w:r>
    </w:p>
    <w:p w:rsidR="002F7A47" w:rsidRDefault="00554BA5">
      <w:pPr>
        <w:numPr>
          <w:ilvl w:val="0"/>
          <w:numId w:val="3"/>
        </w:numPr>
      </w:pPr>
      <w:r>
        <w:rPr>
          <w:rFonts w:ascii="Times New Roman" w:eastAsia="Times New Roman" w:hAnsi="Times New Roman" w:cs="Times New Roman"/>
        </w:rPr>
        <w:t>Субъективное качество видеоизображений, сжатых с DWT, может быть лучше, чем при ДКП с таким же коэффициентом сжатия.</w:t>
      </w:r>
    </w:p>
    <w:p w:rsidR="002F7A47" w:rsidRDefault="00554BA5">
      <w:pPr>
        <w:numPr>
          <w:ilvl w:val="0"/>
          <w:numId w:val="3"/>
        </w:numPr>
      </w:pPr>
      <w:r>
        <w:rPr>
          <w:rFonts w:ascii="Times New Roman" w:eastAsia="Times New Roman" w:hAnsi="Times New Roman" w:cs="Times New Roman"/>
        </w:rPr>
        <w:t>По мере увеличения сжатия на острых гранях появляются размывающие и окружающие артефакты. Этот недостаток является общим с ДКП.</w:t>
      </w:r>
    </w:p>
    <w:p w:rsidR="002F7A47" w:rsidRDefault="00554BA5">
      <w:pPr>
        <w:rPr>
          <w:rFonts w:ascii="Times New Roman" w:eastAsia="Times New Roman" w:hAnsi="Times New Roman" w:cs="Times New Roman"/>
        </w:rPr>
      </w:pPr>
      <w:r>
        <w:rPr>
          <w:rFonts w:ascii="Times New Roman" w:eastAsia="Times New Roman" w:hAnsi="Times New Roman" w:cs="Times New Roman"/>
        </w:rPr>
        <w:t>КРАТКОЕ ОПИСАНИЕ</w:t>
      </w:r>
    </w:p>
    <w:p w:rsidR="002F7A47" w:rsidRDefault="00554BA5">
      <w:r>
        <w:t>DWT</w:t>
      </w:r>
      <w:r>
        <w:rPr>
          <w:rFonts w:ascii="Times New Roman" w:eastAsia="Times New Roman" w:hAnsi="Times New Roman" w:cs="Times New Roman"/>
        </w:rPr>
        <w:t xml:space="preserve"> по существу состоит из прохождения сигнала через два фильтра - ФВЧ и ФНЧ. Перед вводом на фильтры, сигнал разбивается на два одинаковых. Далее эти сигналы уменьшаются вдвое. Параметры фильтров выбраны так, чтобы при сложении сигналов с ФНЧ и ФВЧ воспроизводился первоначальный сигнал. Вывод ФВЧ или ФНЧ, может тогда быть подан в другую пару фильтров для повторного процесса.</w:t>
      </w:r>
      <w:r>
        <w:br w:type="page"/>
      </w:r>
    </w:p>
    <w:p w:rsidR="002F7A47" w:rsidRDefault="00554BA5">
      <w:pPr>
        <w:pStyle w:val="1"/>
        <w:numPr>
          <w:ilvl w:val="0"/>
          <w:numId w:val="13"/>
        </w:numPr>
        <w:ind w:left="0" w:firstLine="708"/>
      </w:pPr>
      <w:bookmarkStart w:id="30" w:name="_Toc154103761"/>
      <w:r>
        <w:lastRenderedPageBreak/>
        <w:t>Методы сжатия с потерями: JPEG</w:t>
      </w:r>
      <w:bookmarkEnd w:id="30"/>
    </w:p>
    <w:p w:rsidR="002F7A47" w:rsidRDefault="00554BA5">
      <w:pPr>
        <w:spacing w:before="24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Методы сжатия с потерями основаны на том, что в изображении содержится информация, слабо воспринимаемая человеческим глазом. Такой вид избыточности называется психофизиологической избыточностью.</w:t>
      </w:r>
    </w:p>
    <w:p w:rsidR="002F7A47" w:rsidRDefault="00554BA5">
      <w:pPr>
        <w:spacing w:before="24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Алгоритм сжатия изображений – JPEG. Объединенная группа экспертов в области фотографии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Joint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Photographic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Experts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Group</w:t>
      </w:r>
      <w:proofErr w:type="spellEnd"/>
      <w:r>
        <w:rPr>
          <w:rFonts w:ascii="Times New Roman" w:eastAsia="Times New Roman" w:hAnsi="Times New Roman" w:cs="Times New Roman"/>
          <w:sz w:val="24"/>
          <w:szCs w:val="24"/>
        </w:rPr>
        <w:t xml:space="preserve"> – JPEG) в 1993 г. в рамках Международной организации по стандартизации (ISO) разработала международный стандарт JPEG для сжатия полноцветных (24-битовых)изображений.</w:t>
      </w:r>
      <w:r>
        <w:rPr>
          <w:rFonts w:ascii="Times New Roman" w:eastAsia="Times New Roman" w:hAnsi="Times New Roman" w:cs="Times New Roman"/>
          <w:noProof/>
          <w:sz w:val="24"/>
          <w:szCs w:val="24"/>
          <w:lang w:val="ru-RU"/>
        </w:rPr>
        <w:drawing>
          <wp:inline distT="114300" distB="114300" distL="114300" distR="114300" wp14:anchorId="73320727" wp14:editId="61495548">
            <wp:extent cx="6840000" cy="1524000"/>
            <wp:effectExtent l="0" t="0" r="0" b="0"/>
            <wp:docPr id="78"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104"/>
                    <a:srcRect/>
                    <a:stretch>
                      <a:fillRect/>
                    </a:stretch>
                  </pic:blipFill>
                  <pic:spPr>
                    <a:xfrm>
                      <a:off x="0" y="0"/>
                      <a:ext cx="6840000" cy="1524000"/>
                    </a:xfrm>
                    <a:prstGeom prst="rect">
                      <a:avLst/>
                    </a:prstGeom>
                    <a:ln/>
                  </pic:spPr>
                </pic:pic>
              </a:graphicData>
            </a:graphic>
          </wp:inline>
        </w:drawing>
      </w:r>
    </w:p>
    <w:p w:rsidR="002F7A47" w:rsidRDefault="00554BA5">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ДКП – дискретное косинусное преобразование</w:t>
      </w:r>
    </w:p>
    <w:p w:rsidR="002F7A47" w:rsidRDefault="00554BA5">
      <w:pPr>
        <w:spacing w:before="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Алгоритм оперирует блоками 8x8 пикселов; предполагается, что в них яркость и цвет меняются сравнительно плавно.</w:t>
      </w:r>
    </w:p>
    <w:p w:rsidR="002F7A47" w:rsidRDefault="00554BA5">
      <w:pPr>
        <w:spacing w:before="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 матрицам значений таких блоков применяется ДКП, после чего значимыми оказываются только первые коэффициенты.</w:t>
      </w:r>
    </w:p>
    <w:p w:rsidR="002F7A47" w:rsidRDefault="00554BA5">
      <w:pPr>
        <w:spacing w:before="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цветового восприятия человека слабо распознает некоторые частоты при цветовом изменении картинки, поэтому можно аппроксимировать коэффициенты ДКП без заметной потери качества восстановленного изображения, используя квантование коэффициентов.</w:t>
      </w:r>
    </w:p>
    <w:p w:rsidR="002F7A47" w:rsidRDefault="00554BA5">
      <w:pPr>
        <w:spacing w:before="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При таком преобразовании теряется часть информации, но достигаются большие коэффициенты сжатия</w:t>
      </w:r>
    </w:p>
    <w:p w:rsidR="002F7A47" w:rsidRDefault="00554BA5">
      <w:pPr>
        <w:spacing w:before="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Декодирование изображения из сжатого представления выполняется в обратном порядке. Алгоритм JPEG позволяет сжимать некоторые изображения в 10–15 раз без визуально заметных искажений. Он ориентирован на сжатие фотографий, содержащих сцены с плавными переходами яркости и цвета. Наибольшее распространение JPEG получил в сети Интернет. JPEG не должен применяться тогда, когда недопустимы даже минимальные потери, </w:t>
      </w:r>
      <w:proofErr w:type="gramStart"/>
      <w:r>
        <w:rPr>
          <w:rFonts w:ascii="Times New Roman" w:eastAsia="Times New Roman" w:hAnsi="Times New Roman" w:cs="Times New Roman"/>
          <w:sz w:val="24"/>
          <w:szCs w:val="24"/>
        </w:rPr>
        <w:t>например</w:t>
      </w:r>
      <w:proofErr w:type="gramEnd"/>
      <w:r>
        <w:rPr>
          <w:rFonts w:ascii="Times New Roman" w:eastAsia="Times New Roman" w:hAnsi="Times New Roman" w:cs="Times New Roman"/>
          <w:sz w:val="24"/>
          <w:szCs w:val="24"/>
        </w:rPr>
        <w:t xml:space="preserve"> при сжатии медицинских изображений</w:t>
      </w:r>
    </w:p>
    <w:p w:rsidR="002F7A47" w:rsidRDefault="00554BA5">
      <w:pPr>
        <w:spacing w:before="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Стандарт JPEG предусматривает два основных варианта записи кодируемых данных в файл. Наиболее распространенным, поддерживаемым большинством доступных кодеков, является </w:t>
      </w:r>
      <w:r>
        <w:rPr>
          <w:rFonts w:ascii="Times New Roman" w:eastAsia="Times New Roman" w:hAnsi="Times New Roman" w:cs="Times New Roman"/>
          <w:b/>
          <w:sz w:val="24"/>
          <w:szCs w:val="24"/>
        </w:rPr>
        <w:t>последовательное представление данных</w:t>
      </w:r>
      <w:r>
        <w:rPr>
          <w:rFonts w:ascii="Times New Roman" w:eastAsia="Times New Roman" w:hAnsi="Times New Roman" w:cs="Times New Roman"/>
          <w:sz w:val="24"/>
          <w:szCs w:val="24"/>
        </w:rPr>
        <w:t xml:space="preserve">, получаемое в результате последовательного обхода кодируемого изображения </w:t>
      </w:r>
      <w:proofErr w:type="spellStart"/>
      <w:r>
        <w:rPr>
          <w:rFonts w:ascii="Times New Roman" w:eastAsia="Times New Roman" w:hAnsi="Times New Roman" w:cs="Times New Roman"/>
          <w:sz w:val="24"/>
          <w:szCs w:val="24"/>
        </w:rPr>
        <w:t>поблочно</w:t>
      </w:r>
      <w:proofErr w:type="spellEnd"/>
      <w:r>
        <w:rPr>
          <w:rFonts w:ascii="Times New Roman" w:eastAsia="Times New Roman" w:hAnsi="Times New Roman" w:cs="Times New Roman"/>
          <w:sz w:val="24"/>
          <w:szCs w:val="24"/>
        </w:rPr>
        <w:t xml:space="preserve"> слева направо и сверху вниз. Над каждым кодируемым блоком изображения осуществляются описанные выше операции, а результаты кодирования помещаются в файл последовательно блок за блоком. Второй вариант (</w:t>
      </w:r>
      <w:r>
        <w:rPr>
          <w:rFonts w:ascii="Times New Roman" w:eastAsia="Times New Roman" w:hAnsi="Times New Roman" w:cs="Times New Roman"/>
          <w:b/>
          <w:sz w:val="24"/>
          <w:szCs w:val="24"/>
        </w:rPr>
        <w:t>прогрессивный JPEG</w:t>
      </w:r>
      <w:r>
        <w:rPr>
          <w:rFonts w:ascii="Times New Roman" w:eastAsia="Times New Roman" w:hAnsi="Times New Roman" w:cs="Times New Roman"/>
          <w:sz w:val="24"/>
          <w:szCs w:val="24"/>
        </w:rPr>
        <w:t>) заключается в том, что сначала в файл записываются низкочастотные коэффициенты всех блоков, затем все А01, все А10 и т. д. Прогрессивное представление данных позволяет увидеть грубый вариант всего изображения уже после декодирования части JPEG-файла.</w:t>
      </w:r>
    </w:p>
    <w:p w:rsidR="002F7A47" w:rsidRDefault="002F7A47">
      <w:pPr>
        <w:spacing w:line="240" w:lineRule="auto"/>
        <w:ind w:firstLine="700"/>
        <w:jc w:val="both"/>
        <w:rPr>
          <w:rFonts w:ascii="Times New Roman" w:eastAsia="Times New Roman" w:hAnsi="Times New Roman" w:cs="Times New Roman"/>
          <w:sz w:val="24"/>
          <w:szCs w:val="24"/>
        </w:rPr>
      </w:pPr>
    </w:p>
    <w:p w:rsidR="002F7A47" w:rsidRDefault="00554BA5">
      <w:pPr>
        <w:spacing w:line="240" w:lineRule="auto"/>
        <w:ind w:left="720"/>
      </w:pPr>
      <w:r>
        <w:br w:type="page"/>
      </w:r>
    </w:p>
    <w:p w:rsidR="002F7A47" w:rsidRDefault="00554BA5">
      <w:pPr>
        <w:pStyle w:val="1"/>
        <w:numPr>
          <w:ilvl w:val="0"/>
          <w:numId w:val="13"/>
        </w:numPr>
        <w:ind w:left="0" w:firstLine="708"/>
      </w:pPr>
      <w:bookmarkStart w:id="31" w:name="_Toc154103762"/>
      <w:r>
        <w:lastRenderedPageBreak/>
        <w:t>Методы сжатия: общая информация, модель сжатия</w:t>
      </w:r>
      <w:bookmarkEnd w:id="31"/>
    </w:p>
    <w:p w:rsidR="002F7A47" w:rsidRDefault="00554BA5">
      <w:pPr>
        <w:pBdr>
          <w:top w:val="none" w:sz="0" w:space="0" w:color="D9D9E3"/>
          <w:left w:val="none" w:sz="0" w:space="0" w:color="D9D9E3"/>
          <w:bottom w:val="none" w:sz="0" w:space="0" w:color="D9D9E3"/>
          <w:right w:val="none" w:sz="0" w:space="0" w:color="D9D9E3"/>
          <w:between w:val="none" w:sz="0" w:space="0" w:color="D9D9E3"/>
        </w:pBdr>
        <w:spacing w:after="300" w:line="240" w:lineRule="auto"/>
        <w:rPr>
          <w:rFonts w:ascii="Roboto" w:eastAsia="Roboto" w:hAnsi="Roboto" w:cs="Roboto"/>
          <w:color w:val="374151"/>
          <w:sz w:val="24"/>
          <w:szCs w:val="24"/>
        </w:rPr>
      </w:pPr>
      <w:r>
        <w:rPr>
          <w:rFonts w:ascii="Roboto" w:eastAsia="Roboto" w:hAnsi="Roboto" w:cs="Roboto"/>
          <w:color w:val="374151"/>
          <w:sz w:val="24"/>
          <w:szCs w:val="24"/>
        </w:rPr>
        <w:t>Сжатие данных - это процесс уменьшения объема данных с целью уменьшения их хранения, передачи или обработки. Существует несколько методов сжатия данных, которые могут быть классифицированы в две основные категории: без потерь (</w:t>
      </w:r>
      <w:proofErr w:type="spellStart"/>
      <w:r>
        <w:rPr>
          <w:rFonts w:ascii="Roboto" w:eastAsia="Roboto" w:hAnsi="Roboto" w:cs="Roboto"/>
          <w:color w:val="374151"/>
          <w:sz w:val="24"/>
          <w:szCs w:val="24"/>
        </w:rPr>
        <w:t>lossless</w:t>
      </w:r>
      <w:proofErr w:type="spellEnd"/>
      <w:r>
        <w:rPr>
          <w:rFonts w:ascii="Roboto" w:eastAsia="Roboto" w:hAnsi="Roboto" w:cs="Roboto"/>
          <w:color w:val="374151"/>
          <w:sz w:val="24"/>
          <w:szCs w:val="24"/>
        </w:rPr>
        <w:t>) и с потерями (</w:t>
      </w:r>
      <w:proofErr w:type="spellStart"/>
      <w:r>
        <w:rPr>
          <w:rFonts w:ascii="Roboto" w:eastAsia="Roboto" w:hAnsi="Roboto" w:cs="Roboto"/>
          <w:color w:val="374151"/>
          <w:sz w:val="24"/>
          <w:szCs w:val="24"/>
        </w:rPr>
        <w:t>lossy</w:t>
      </w:r>
      <w:proofErr w:type="spellEnd"/>
      <w:r>
        <w:rPr>
          <w:rFonts w:ascii="Roboto" w:eastAsia="Roboto" w:hAnsi="Roboto" w:cs="Roboto"/>
          <w:color w:val="374151"/>
          <w:sz w:val="24"/>
          <w:szCs w:val="24"/>
        </w:rPr>
        <w:t>).</w:t>
      </w:r>
    </w:p>
    <w:p w:rsidR="002F7A47" w:rsidRDefault="00554BA5">
      <w:pPr>
        <w:numPr>
          <w:ilvl w:val="0"/>
          <w:numId w:val="1"/>
        </w:numPr>
        <w:pBdr>
          <w:top w:val="none" w:sz="0" w:space="0" w:color="D9D9E3"/>
          <w:left w:val="none" w:sz="0" w:space="0" w:color="D9D9E3"/>
          <w:bottom w:val="none" w:sz="0" w:space="0" w:color="D9D9E3"/>
          <w:right w:val="none" w:sz="0" w:space="0" w:color="D9D9E3"/>
          <w:between w:val="none" w:sz="0" w:space="0" w:color="D9D9E3"/>
        </w:pBdr>
        <w:spacing w:before="300" w:line="240" w:lineRule="auto"/>
      </w:pPr>
      <w:r>
        <w:rPr>
          <w:rFonts w:ascii="Roboto" w:eastAsia="Roboto" w:hAnsi="Roboto" w:cs="Roboto"/>
          <w:color w:val="374151"/>
          <w:sz w:val="24"/>
          <w:szCs w:val="24"/>
        </w:rPr>
        <w:t>Без потерь (</w:t>
      </w:r>
      <w:proofErr w:type="spellStart"/>
      <w:r>
        <w:rPr>
          <w:rFonts w:ascii="Roboto" w:eastAsia="Roboto" w:hAnsi="Roboto" w:cs="Roboto"/>
          <w:color w:val="374151"/>
          <w:sz w:val="24"/>
          <w:szCs w:val="24"/>
        </w:rPr>
        <w:t>Lossless</w:t>
      </w:r>
      <w:proofErr w:type="spellEnd"/>
      <w:r>
        <w:rPr>
          <w:rFonts w:ascii="Roboto" w:eastAsia="Roboto" w:hAnsi="Roboto" w:cs="Roboto"/>
          <w:color w:val="374151"/>
          <w:sz w:val="24"/>
          <w:szCs w:val="24"/>
        </w:rPr>
        <w:t xml:space="preserve"> </w:t>
      </w:r>
      <w:proofErr w:type="spellStart"/>
      <w:r>
        <w:rPr>
          <w:rFonts w:ascii="Roboto" w:eastAsia="Roboto" w:hAnsi="Roboto" w:cs="Roboto"/>
          <w:color w:val="374151"/>
          <w:sz w:val="24"/>
          <w:szCs w:val="24"/>
        </w:rPr>
        <w:t>Compression</w:t>
      </w:r>
      <w:proofErr w:type="spellEnd"/>
      <w:r>
        <w:rPr>
          <w:rFonts w:ascii="Roboto" w:eastAsia="Roboto" w:hAnsi="Roboto" w:cs="Roboto"/>
          <w:color w:val="374151"/>
          <w:sz w:val="24"/>
          <w:szCs w:val="24"/>
        </w:rPr>
        <w:t>):</w:t>
      </w:r>
    </w:p>
    <w:p w:rsidR="002F7A47" w:rsidRDefault="00554BA5">
      <w:pPr>
        <w:numPr>
          <w:ilvl w:val="1"/>
          <w:numId w:val="1"/>
        </w:numPr>
        <w:pBdr>
          <w:top w:val="none" w:sz="0" w:space="0" w:color="D9D9E3"/>
          <w:left w:val="none" w:sz="0" w:space="0" w:color="D9D9E3"/>
          <w:bottom w:val="none" w:sz="0" w:space="0" w:color="D9D9E3"/>
          <w:right w:val="none" w:sz="0" w:space="0" w:color="D9D9E3"/>
          <w:between w:val="none" w:sz="0" w:space="0" w:color="D9D9E3"/>
        </w:pBdr>
        <w:spacing w:line="240" w:lineRule="auto"/>
      </w:pPr>
      <w:r>
        <w:rPr>
          <w:rFonts w:ascii="Roboto" w:eastAsia="Roboto" w:hAnsi="Roboto" w:cs="Roboto"/>
          <w:color w:val="374151"/>
          <w:sz w:val="24"/>
          <w:szCs w:val="24"/>
        </w:rPr>
        <w:t>Описание: При сжатии без потерь данные сжимаются и восстанавливаются точно так же, как оригинальные данные, без потерь информации.</w:t>
      </w:r>
    </w:p>
    <w:p w:rsidR="002F7A47" w:rsidRDefault="00554BA5">
      <w:pPr>
        <w:numPr>
          <w:ilvl w:val="1"/>
          <w:numId w:val="1"/>
        </w:numPr>
        <w:pBdr>
          <w:top w:val="none" w:sz="0" w:space="0" w:color="D9D9E3"/>
          <w:left w:val="none" w:sz="0" w:space="0" w:color="D9D9E3"/>
          <w:bottom w:val="none" w:sz="0" w:space="0" w:color="D9D9E3"/>
          <w:right w:val="none" w:sz="0" w:space="0" w:color="D9D9E3"/>
          <w:between w:val="none" w:sz="0" w:space="0" w:color="D9D9E3"/>
        </w:pBdr>
        <w:spacing w:line="240" w:lineRule="auto"/>
      </w:pPr>
      <w:r>
        <w:rPr>
          <w:rFonts w:ascii="Roboto" w:eastAsia="Roboto" w:hAnsi="Roboto" w:cs="Roboto"/>
          <w:color w:val="374151"/>
          <w:sz w:val="24"/>
          <w:szCs w:val="24"/>
        </w:rPr>
        <w:t>Примеры методов:</w:t>
      </w:r>
    </w:p>
    <w:p w:rsidR="002F7A47" w:rsidRDefault="00554BA5">
      <w:pPr>
        <w:numPr>
          <w:ilvl w:val="2"/>
          <w:numId w:val="1"/>
        </w:numPr>
        <w:pBdr>
          <w:top w:val="none" w:sz="0" w:space="0" w:color="D9D9E3"/>
          <w:left w:val="none" w:sz="0" w:space="0" w:color="D9D9E3"/>
          <w:bottom w:val="none" w:sz="0" w:space="0" w:color="D9D9E3"/>
          <w:right w:val="none" w:sz="0" w:space="0" w:color="D9D9E3"/>
          <w:between w:val="none" w:sz="0" w:space="0" w:color="D9D9E3"/>
        </w:pBdr>
        <w:spacing w:line="240" w:lineRule="auto"/>
      </w:pPr>
      <w:r>
        <w:rPr>
          <w:rFonts w:ascii="Roboto" w:eastAsia="Roboto" w:hAnsi="Roboto" w:cs="Roboto"/>
          <w:color w:val="374151"/>
          <w:sz w:val="24"/>
          <w:szCs w:val="24"/>
        </w:rPr>
        <w:t>Алгоритм Хаффмана: Используется для сжатия текстовых данных.</w:t>
      </w:r>
    </w:p>
    <w:p w:rsidR="002F7A47" w:rsidRDefault="00554BA5">
      <w:pPr>
        <w:numPr>
          <w:ilvl w:val="2"/>
          <w:numId w:val="1"/>
        </w:numPr>
        <w:pBdr>
          <w:top w:val="none" w:sz="0" w:space="0" w:color="D9D9E3"/>
          <w:left w:val="none" w:sz="0" w:space="0" w:color="D9D9E3"/>
          <w:bottom w:val="none" w:sz="0" w:space="0" w:color="D9D9E3"/>
          <w:right w:val="none" w:sz="0" w:space="0" w:color="D9D9E3"/>
          <w:between w:val="none" w:sz="0" w:space="0" w:color="D9D9E3"/>
        </w:pBdr>
        <w:spacing w:line="240" w:lineRule="auto"/>
      </w:pPr>
      <w:r>
        <w:rPr>
          <w:rFonts w:ascii="Roboto" w:eastAsia="Roboto" w:hAnsi="Roboto" w:cs="Roboto"/>
          <w:color w:val="374151"/>
          <w:sz w:val="24"/>
          <w:szCs w:val="24"/>
        </w:rPr>
        <w:t>Алгоритм Лемпеля-Зива (LZ77 и LZ78): Используется в архиваторах, таких как ZIP.</w:t>
      </w:r>
    </w:p>
    <w:p w:rsidR="002F7A47" w:rsidRDefault="00554BA5">
      <w:pPr>
        <w:numPr>
          <w:ilvl w:val="2"/>
          <w:numId w:val="1"/>
        </w:numPr>
        <w:pBdr>
          <w:top w:val="none" w:sz="0" w:space="0" w:color="D9D9E3"/>
          <w:left w:val="none" w:sz="0" w:space="0" w:color="D9D9E3"/>
          <w:bottom w:val="none" w:sz="0" w:space="0" w:color="D9D9E3"/>
          <w:right w:val="none" w:sz="0" w:space="0" w:color="D9D9E3"/>
          <w:between w:val="none" w:sz="0" w:space="0" w:color="D9D9E3"/>
        </w:pBdr>
        <w:spacing w:line="240" w:lineRule="auto"/>
      </w:pPr>
      <w:r>
        <w:rPr>
          <w:rFonts w:ascii="Roboto" w:eastAsia="Roboto" w:hAnsi="Roboto" w:cs="Roboto"/>
          <w:color w:val="374151"/>
          <w:sz w:val="24"/>
          <w:szCs w:val="24"/>
        </w:rPr>
        <w:t xml:space="preserve">Алгоритм </w:t>
      </w:r>
      <w:proofErr w:type="spellStart"/>
      <w:r>
        <w:rPr>
          <w:rFonts w:ascii="Roboto" w:eastAsia="Roboto" w:hAnsi="Roboto" w:cs="Roboto"/>
          <w:color w:val="374151"/>
          <w:sz w:val="24"/>
          <w:szCs w:val="24"/>
        </w:rPr>
        <w:t>Burrows-Wheeler</w:t>
      </w:r>
      <w:proofErr w:type="spellEnd"/>
      <w:r>
        <w:rPr>
          <w:rFonts w:ascii="Roboto" w:eastAsia="Roboto" w:hAnsi="Roboto" w:cs="Roboto"/>
          <w:color w:val="374151"/>
          <w:sz w:val="24"/>
          <w:szCs w:val="24"/>
        </w:rPr>
        <w:t xml:space="preserve"> </w:t>
      </w:r>
      <w:proofErr w:type="spellStart"/>
      <w:r>
        <w:rPr>
          <w:rFonts w:ascii="Roboto" w:eastAsia="Roboto" w:hAnsi="Roboto" w:cs="Roboto"/>
          <w:color w:val="374151"/>
          <w:sz w:val="24"/>
          <w:szCs w:val="24"/>
        </w:rPr>
        <w:t>Transform</w:t>
      </w:r>
      <w:proofErr w:type="spellEnd"/>
      <w:r>
        <w:rPr>
          <w:rFonts w:ascii="Roboto" w:eastAsia="Roboto" w:hAnsi="Roboto" w:cs="Roboto"/>
          <w:color w:val="374151"/>
          <w:sz w:val="24"/>
          <w:szCs w:val="24"/>
        </w:rPr>
        <w:t xml:space="preserve"> (BWT): Широко используется в архиваторе bzip2.</w:t>
      </w:r>
    </w:p>
    <w:p w:rsidR="002F7A47" w:rsidRDefault="00554BA5">
      <w:pPr>
        <w:numPr>
          <w:ilvl w:val="2"/>
          <w:numId w:val="1"/>
        </w:numPr>
        <w:pBdr>
          <w:top w:val="none" w:sz="0" w:space="0" w:color="D9D9E3"/>
          <w:left w:val="none" w:sz="0" w:space="0" w:color="D9D9E3"/>
          <w:bottom w:val="none" w:sz="0" w:space="0" w:color="D9D9E3"/>
          <w:right w:val="none" w:sz="0" w:space="0" w:color="D9D9E3"/>
          <w:between w:val="none" w:sz="0" w:space="0" w:color="D9D9E3"/>
        </w:pBdr>
        <w:spacing w:line="240" w:lineRule="auto"/>
      </w:pPr>
      <w:r>
        <w:rPr>
          <w:rFonts w:ascii="Roboto" w:eastAsia="Roboto" w:hAnsi="Roboto" w:cs="Roboto"/>
          <w:color w:val="374151"/>
          <w:sz w:val="24"/>
          <w:szCs w:val="24"/>
        </w:rPr>
        <w:t>Алгоритм арифметического сжатия: Превращает входные данные в один числовой интервал.</w:t>
      </w:r>
    </w:p>
    <w:p w:rsidR="002F7A47" w:rsidRDefault="00554BA5">
      <w:pPr>
        <w:numPr>
          <w:ilvl w:val="0"/>
          <w:numId w:val="1"/>
        </w:numPr>
        <w:pBdr>
          <w:top w:val="none" w:sz="0" w:space="0" w:color="D9D9E3"/>
          <w:left w:val="none" w:sz="0" w:space="0" w:color="D9D9E3"/>
          <w:bottom w:val="none" w:sz="0" w:space="0" w:color="D9D9E3"/>
          <w:right w:val="none" w:sz="0" w:space="0" w:color="D9D9E3"/>
          <w:between w:val="none" w:sz="0" w:space="0" w:color="D9D9E3"/>
        </w:pBdr>
        <w:spacing w:line="240" w:lineRule="auto"/>
      </w:pPr>
      <w:r>
        <w:rPr>
          <w:rFonts w:ascii="Roboto" w:eastAsia="Roboto" w:hAnsi="Roboto" w:cs="Roboto"/>
          <w:color w:val="374151"/>
          <w:sz w:val="24"/>
          <w:szCs w:val="24"/>
        </w:rPr>
        <w:t>С потерями (</w:t>
      </w:r>
      <w:proofErr w:type="spellStart"/>
      <w:r>
        <w:rPr>
          <w:rFonts w:ascii="Roboto" w:eastAsia="Roboto" w:hAnsi="Roboto" w:cs="Roboto"/>
          <w:color w:val="374151"/>
          <w:sz w:val="24"/>
          <w:szCs w:val="24"/>
        </w:rPr>
        <w:t>Lossy</w:t>
      </w:r>
      <w:proofErr w:type="spellEnd"/>
      <w:r>
        <w:rPr>
          <w:rFonts w:ascii="Roboto" w:eastAsia="Roboto" w:hAnsi="Roboto" w:cs="Roboto"/>
          <w:color w:val="374151"/>
          <w:sz w:val="24"/>
          <w:szCs w:val="24"/>
        </w:rPr>
        <w:t xml:space="preserve"> </w:t>
      </w:r>
      <w:proofErr w:type="spellStart"/>
      <w:r>
        <w:rPr>
          <w:rFonts w:ascii="Roboto" w:eastAsia="Roboto" w:hAnsi="Roboto" w:cs="Roboto"/>
          <w:color w:val="374151"/>
          <w:sz w:val="24"/>
          <w:szCs w:val="24"/>
        </w:rPr>
        <w:t>Compression</w:t>
      </w:r>
      <w:proofErr w:type="spellEnd"/>
      <w:r>
        <w:rPr>
          <w:rFonts w:ascii="Roboto" w:eastAsia="Roboto" w:hAnsi="Roboto" w:cs="Roboto"/>
          <w:color w:val="374151"/>
          <w:sz w:val="24"/>
          <w:szCs w:val="24"/>
        </w:rPr>
        <w:t>):</w:t>
      </w:r>
    </w:p>
    <w:p w:rsidR="002F7A47" w:rsidRDefault="00554BA5">
      <w:pPr>
        <w:numPr>
          <w:ilvl w:val="1"/>
          <w:numId w:val="1"/>
        </w:numPr>
        <w:pBdr>
          <w:top w:val="none" w:sz="0" w:space="0" w:color="D9D9E3"/>
          <w:left w:val="none" w:sz="0" w:space="0" w:color="D9D9E3"/>
          <w:bottom w:val="none" w:sz="0" w:space="0" w:color="D9D9E3"/>
          <w:right w:val="none" w:sz="0" w:space="0" w:color="D9D9E3"/>
          <w:between w:val="none" w:sz="0" w:space="0" w:color="D9D9E3"/>
        </w:pBdr>
        <w:spacing w:line="240" w:lineRule="auto"/>
      </w:pPr>
      <w:r>
        <w:rPr>
          <w:rFonts w:ascii="Roboto" w:eastAsia="Roboto" w:hAnsi="Roboto" w:cs="Roboto"/>
          <w:color w:val="374151"/>
          <w:sz w:val="24"/>
          <w:szCs w:val="24"/>
        </w:rPr>
        <w:t>Описание: При сжатии с потерями данные уменьшаются за счет удаления некоторой информации, которая может быть восстановлена с определенной потерей качества.</w:t>
      </w:r>
    </w:p>
    <w:p w:rsidR="002F7A47" w:rsidRDefault="00554BA5">
      <w:pPr>
        <w:numPr>
          <w:ilvl w:val="1"/>
          <w:numId w:val="1"/>
        </w:numPr>
        <w:pBdr>
          <w:top w:val="none" w:sz="0" w:space="0" w:color="D9D9E3"/>
          <w:left w:val="none" w:sz="0" w:space="0" w:color="D9D9E3"/>
          <w:bottom w:val="none" w:sz="0" w:space="0" w:color="D9D9E3"/>
          <w:right w:val="none" w:sz="0" w:space="0" w:color="D9D9E3"/>
          <w:between w:val="none" w:sz="0" w:space="0" w:color="D9D9E3"/>
        </w:pBdr>
        <w:spacing w:line="240" w:lineRule="auto"/>
      </w:pPr>
      <w:r>
        <w:rPr>
          <w:rFonts w:ascii="Roboto" w:eastAsia="Roboto" w:hAnsi="Roboto" w:cs="Roboto"/>
          <w:color w:val="374151"/>
          <w:sz w:val="24"/>
          <w:szCs w:val="24"/>
        </w:rPr>
        <w:t>Примеры методов:</w:t>
      </w:r>
    </w:p>
    <w:p w:rsidR="002F7A47" w:rsidRDefault="00554BA5">
      <w:pPr>
        <w:numPr>
          <w:ilvl w:val="2"/>
          <w:numId w:val="1"/>
        </w:numPr>
        <w:pBdr>
          <w:top w:val="none" w:sz="0" w:space="0" w:color="D9D9E3"/>
          <w:left w:val="none" w:sz="0" w:space="0" w:color="D9D9E3"/>
          <w:bottom w:val="none" w:sz="0" w:space="0" w:color="D9D9E3"/>
          <w:right w:val="none" w:sz="0" w:space="0" w:color="D9D9E3"/>
          <w:between w:val="none" w:sz="0" w:space="0" w:color="D9D9E3"/>
        </w:pBdr>
        <w:spacing w:line="240" w:lineRule="auto"/>
      </w:pPr>
      <w:r>
        <w:rPr>
          <w:rFonts w:ascii="Roboto" w:eastAsia="Roboto" w:hAnsi="Roboto" w:cs="Roboto"/>
          <w:color w:val="374151"/>
          <w:sz w:val="24"/>
          <w:szCs w:val="24"/>
        </w:rPr>
        <w:t>JPEG (</w:t>
      </w:r>
      <w:proofErr w:type="spellStart"/>
      <w:r>
        <w:rPr>
          <w:rFonts w:ascii="Roboto" w:eastAsia="Roboto" w:hAnsi="Roboto" w:cs="Roboto"/>
          <w:color w:val="374151"/>
          <w:sz w:val="24"/>
          <w:szCs w:val="24"/>
        </w:rPr>
        <w:t>Joint</w:t>
      </w:r>
      <w:proofErr w:type="spellEnd"/>
      <w:r>
        <w:rPr>
          <w:rFonts w:ascii="Roboto" w:eastAsia="Roboto" w:hAnsi="Roboto" w:cs="Roboto"/>
          <w:color w:val="374151"/>
          <w:sz w:val="24"/>
          <w:szCs w:val="24"/>
        </w:rPr>
        <w:t xml:space="preserve"> </w:t>
      </w:r>
      <w:proofErr w:type="spellStart"/>
      <w:r>
        <w:rPr>
          <w:rFonts w:ascii="Roboto" w:eastAsia="Roboto" w:hAnsi="Roboto" w:cs="Roboto"/>
          <w:color w:val="374151"/>
          <w:sz w:val="24"/>
          <w:szCs w:val="24"/>
        </w:rPr>
        <w:t>Photographic</w:t>
      </w:r>
      <w:proofErr w:type="spellEnd"/>
      <w:r>
        <w:rPr>
          <w:rFonts w:ascii="Roboto" w:eastAsia="Roboto" w:hAnsi="Roboto" w:cs="Roboto"/>
          <w:color w:val="374151"/>
          <w:sz w:val="24"/>
          <w:szCs w:val="24"/>
        </w:rPr>
        <w:t xml:space="preserve"> </w:t>
      </w:r>
      <w:proofErr w:type="spellStart"/>
      <w:r>
        <w:rPr>
          <w:rFonts w:ascii="Roboto" w:eastAsia="Roboto" w:hAnsi="Roboto" w:cs="Roboto"/>
          <w:color w:val="374151"/>
          <w:sz w:val="24"/>
          <w:szCs w:val="24"/>
        </w:rPr>
        <w:t>Experts</w:t>
      </w:r>
      <w:proofErr w:type="spellEnd"/>
      <w:r>
        <w:rPr>
          <w:rFonts w:ascii="Roboto" w:eastAsia="Roboto" w:hAnsi="Roboto" w:cs="Roboto"/>
          <w:color w:val="374151"/>
          <w:sz w:val="24"/>
          <w:szCs w:val="24"/>
        </w:rPr>
        <w:t xml:space="preserve"> </w:t>
      </w:r>
      <w:proofErr w:type="spellStart"/>
      <w:r>
        <w:rPr>
          <w:rFonts w:ascii="Roboto" w:eastAsia="Roboto" w:hAnsi="Roboto" w:cs="Roboto"/>
          <w:color w:val="374151"/>
          <w:sz w:val="24"/>
          <w:szCs w:val="24"/>
        </w:rPr>
        <w:t>Group</w:t>
      </w:r>
      <w:proofErr w:type="spellEnd"/>
      <w:r>
        <w:rPr>
          <w:rFonts w:ascii="Roboto" w:eastAsia="Roboto" w:hAnsi="Roboto" w:cs="Roboto"/>
          <w:color w:val="374151"/>
          <w:sz w:val="24"/>
          <w:szCs w:val="24"/>
        </w:rPr>
        <w:t>): Используется для сжатия изображений с фотографическим содержимым.</w:t>
      </w:r>
    </w:p>
    <w:p w:rsidR="002F7A47" w:rsidRDefault="00554BA5">
      <w:pPr>
        <w:numPr>
          <w:ilvl w:val="2"/>
          <w:numId w:val="1"/>
        </w:numPr>
        <w:pBdr>
          <w:top w:val="none" w:sz="0" w:space="0" w:color="D9D9E3"/>
          <w:left w:val="none" w:sz="0" w:space="0" w:color="D9D9E3"/>
          <w:bottom w:val="none" w:sz="0" w:space="0" w:color="D9D9E3"/>
          <w:right w:val="none" w:sz="0" w:space="0" w:color="D9D9E3"/>
          <w:between w:val="none" w:sz="0" w:space="0" w:color="D9D9E3"/>
        </w:pBdr>
        <w:spacing w:line="240" w:lineRule="auto"/>
      </w:pPr>
      <w:r>
        <w:rPr>
          <w:rFonts w:ascii="Roboto" w:eastAsia="Roboto" w:hAnsi="Roboto" w:cs="Roboto"/>
          <w:color w:val="374151"/>
          <w:sz w:val="24"/>
          <w:szCs w:val="24"/>
        </w:rPr>
        <w:t xml:space="preserve">MP3 (MPEG </w:t>
      </w:r>
      <w:proofErr w:type="spellStart"/>
      <w:r>
        <w:rPr>
          <w:rFonts w:ascii="Roboto" w:eastAsia="Roboto" w:hAnsi="Roboto" w:cs="Roboto"/>
          <w:color w:val="374151"/>
          <w:sz w:val="24"/>
          <w:szCs w:val="24"/>
        </w:rPr>
        <w:t>Audio</w:t>
      </w:r>
      <w:proofErr w:type="spellEnd"/>
      <w:r>
        <w:rPr>
          <w:rFonts w:ascii="Roboto" w:eastAsia="Roboto" w:hAnsi="Roboto" w:cs="Roboto"/>
          <w:color w:val="374151"/>
          <w:sz w:val="24"/>
          <w:szCs w:val="24"/>
        </w:rPr>
        <w:t xml:space="preserve"> </w:t>
      </w:r>
      <w:proofErr w:type="spellStart"/>
      <w:r>
        <w:rPr>
          <w:rFonts w:ascii="Roboto" w:eastAsia="Roboto" w:hAnsi="Roboto" w:cs="Roboto"/>
          <w:color w:val="374151"/>
          <w:sz w:val="24"/>
          <w:szCs w:val="24"/>
        </w:rPr>
        <w:t>Layer</w:t>
      </w:r>
      <w:proofErr w:type="spellEnd"/>
      <w:r>
        <w:rPr>
          <w:rFonts w:ascii="Roboto" w:eastAsia="Roboto" w:hAnsi="Roboto" w:cs="Roboto"/>
          <w:color w:val="374151"/>
          <w:sz w:val="24"/>
          <w:szCs w:val="24"/>
        </w:rPr>
        <w:t xml:space="preserve"> III): Используется для сжатия аудиофайлов.</w:t>
      </w:r>
    </w:p>
    <w:p w:rsidR="002F7A47" w:rsidRPr="00554BA5" w:rsidRDefault="00554BA5">
      <w:pPr>
        <w:numPr>
          <w:ilvl w:val="2"/>
          <w:numId w:val="1"/>
        </w:numPr>
        <w:pBdr>
          <w:top w:val="none" w:sz="0" w:space="0" w:color="D9D9E3"/>
          <w:left w:val="none" w:sz="0" w:space="0" w:color="D9D9E3"/>
          <w:bottom w:val="none" w:sz="0" w:space="0" w:color="D9D9E3"/>
          <w:right w:val="none" w:sz="0" w:space="0" w:color="D9D9E3"/>
          <w:between w:val="none" w:sz="0" w:space="0" w:color="D9D9E3"/>
        </w:pBdr>
        <w:spacing w:after="300" w:line="240" w:lineRule="auto"/>
        <w:rPr>
          <w:lang w:val="en-US"/>
        </w:rPr>
      </w:pPr>
      <w:r w:rsidRPr="00554BA5">
        <w:rPr>
          <w:rFonts w:ascii="Roboto" w:eastAsia="Roboto" w:hAnsi="Roboto" w:cs="Roboto"/>
          <w:color w:val="374151"/>
          <w:sz w:val="24"/>
          <w:szCs w:val="24"/>
          <w:lang w:val="en-US"/>
        </w:rPr>
        <w:t xml:space="preserve">MPEG (Moving Picture Experts Group): </w:t>
      </w:r>
      <w:r>
        <w:rPr>
          <w:rFonts w:ascii="Roboto" w:eastAsia="Roboto" w:hAnsi="Roboto" w:cs="Roboto"/>
          <w:color w:val="374151"/>
          <w:sz w:val="24"/>
          <w:szCs w:val="24"/>
        </w:rPr>
        <w:t>Используется</w:t>
      </w:r>
      <w:r w:rsidRPr="00554BA5">
        <w:rPr>
          <w:rFonts w:ascii="Roboto" w:eastAsia="Roboto" w:hAnsi="Roboto" w:cs="Roboto"/>
          <w:color w:val="374151"/>
          <w:sz w:val="24"/>
          <w:szCs w:val="24"/>
          <w:lang w:val="en-US"/>
        </w:rPr>
        <w:t xml:space="preserve"> </w:t>
      </w:r>
      <w:r>
        <w:rPr>
          <w:rFonts w:ascii="Roboto" w:eastAsia="Roboto" w:hAnsi="Roboto" w:cs="Roboto"/>
          <w:color w:val="374151"/>
          <w:sz w:val="24"/>
          <w:szCs w:val="24"/>
        </w:rPr>
        <w:t>для</w:t>
      </w:r>
      <w:r w:rsidRPr="00554BA5">
        <w:rPr>
          <w:rFonts w:ascii="Roboto" w:eastAsia="Roboto" w:hAnsi="Roboto" w:cs="Roboto"/>
          <w:color w:val="374151"/>
          <w:sz w:val="24"/>
          <w:szCs w:val="24"/>
          <w:lang w:val="en-US"/>
        </w:rPr>
        <w:t xml:space="preserve"> </w:t>
      </w:r>
      <w:r>
        <w:rPr>
          <w:rFonts w:ascii="Roboto" w:eastAsia="Roboto" w:hAnsi="Roboto" w:cs="Roboto"/>
          <w:color w:val="374151"/>
          <w:sz w:val="24"/>
          <w:szCs w:val="24"/>
        </w:rPr>
        <w:t>сжатия</w:t>
      </w:r>
      <w:r w:rsidRPr="00554BA5">
        <w:rPr>
          <w:rFonts w:ascii="Roboto" w:eastAsia="Roboto" w:hAnsi="Roboto" w:cs="Roboto"/>
          <w:color w:val="374151"/>
          <w:sz w:val="24"/>
          <w:szCs w:val="24"/>
          <w:lang w:val="en-US"/>
        </w:rPr>
        <w:t xml:space="preserve"> </w:t>
      </w:r>
      <w:r>
        <w:rPr>
          <w:rFonts w:ascii="Roboto" w:eastAsia="Roboto" w:hAnsi="Roboto" w:cs="Roboto"/>
          <w:color w:val="374151"/>
          <w:sz w:val="24"/>
          <w:szCs w:val="24"/>
        </w:rPr>
        <w:t>видеофайлов</w:t>
      </w:r>
      <w:r w:rsidRPr="00554BA5">
        <w:rPr>
          <w:rFonts w:ascii="Roboto" w:eastAsia="Roboto" w:hAnsi="Roboto" w:cs="Roboto"/>
          <w:color w:val="374151"/>
          <w:sz w:val="24"/>
          <w:szCs w:val="24"/>
          <w:lang w:val="en-US"/>
        </w:rPr>
        <w:t>.</w:t>
      </w:r>
    </w:p>
    <w:p w:rsidR="002F7A47" w:rsidRDefault="00554BA5">
      <w:pPr>
        <w:pBdr>
          <w:top w:val="none" w:sz="0" w:space="0" w:color="D9D9E3"/>
          <w:left w:val="none" w:sz="0" w:space="0" w:color="D9D9E3"/>
          <w:bottom w:val="none" w:sz="0" w:space="0" w:color="D9D9E3"/>
          <w:right w:val="none" w:sz="0" w:space="0" w:color="D9D9E3"/>
          <w:between w:val="none" w:sz="0" w:space="0" w:color="D9D9E3"/>
        </w:pBdr>
        <w:spacing w:before="300" w:after="300" w:line="240" w:lineRule="auto"/>
        <w:rPr>
          <w:rFonts w:ascii="Roboto" w:eastAsia="Roboto" w:hAnsi="Roboto" w:cs="Roboto"/>
          <w:color w:val="374151"/>
          <w:sz w:val="24"/>
          <w:szCs w:val="24"/>
        </w:rPr>
      </w:pPr>
      <w:r>
        <w:rPr>
          <w:rFonts w:ascii="Roboto" w:eastAsia="Roboto" w:hAnsi="Roboto" w:cs="Roboto"/>
          <w:color w:val="374151"/>
          <w:sz w:val="24"/>
          <w:szCs w:val="24"/>
        </w:rPr>
        <w:t>Модель сжатия:</w:t>
      </w:r>
    </w:p>
    <w:p w:rsidR="002F7A47" w:rsidRDefault="00554BA5">
      <w:pPr>
        <w:numPr>
          <w:ilvl w:val="0"/>
          <w:numId w:val="4"/>
        </w:numPr>
        <w:pBdr>
          <w:top w:val="none" w:sz="0" w:space="0" w:color="D9D9E3"/>
          <w:left w:val="none" w:sz="0" w:space="0" w:color="D9D9E3"/>
          <w:bottom w:val="none" w:sz="0" w:space="0" w:color="D9D9E3"/>
          <w:right w:val="none" w:sz="0" w:space="0" w:color="D9D9E3"/>
          <w:between w:val="none" w:sz="0" w:space="0" w:color="D9D9E3"/>
        </w:pBdr>
        <w:spacing w:before="300" w:line="240" w:lineRule="auto"/>
      </w:pPr>
      <w:r>
        <w:rPr>
          <w:rFonts w:ascii="Roboto" w:eastAsia="Roboto" w:hAnsi="Roboto" w:cs="Roboto"/>
          <w:color w:val="374151"/>
          <w:sz w:val="24"/>
          <w:szCs w:val="24"/>
        </w:rPr>
        <w:t>Модель сжатия данных - это формальное описание процесса сжатия данных. В ней определены методы, алгоритмы, и структуры, используемые для уменьшения объема данных. Модели сжатия бывают двух видов:</w:t>
      </w:r>
    </w:p>
    <w:p w:rsidR="002F7A47" w:rsidRDefault="00554BA5">
      <w:pPr>
        <w:numPr>
          <w:ilvl w:val="1"/>
          <w:numId w:val="4"/>
        </w:numPr>
        <w:pBdr>
          <w:top w:val="none" w:sz="0" w:space="0" w:color="D9D9E3"/>
          <w:left w:val="none" w:sz="0" w:space="0" w:color="D9D9E3"/>
          <w:bottom w:val="none" w:sz="0" w:space="0" w:color="D9D9E3"/>
          <w:right w:val="none" w:sz="0" w:space="0" w:color="D9D9E3"/>
          <w:between w:val="none" w:sz="0" w:space="0" w:color="D9D9E3"/>
        </w:pBdr>
        <w:spacing w:line="240" w:lineRule="auto"/>
      </w:pPr>
      <w:r>
        <w:rPr>
          <w:rFonts w:ascii="Roboto" w:eastAsia="Roboto" w:hAnsi="Roboto" w:cs="Roboto"/>
          <w:color w:val="374151"/>
          <w:sz w:val="24"/>
          <w:szCs w:val="24"/>
        </w:rPr>
        <w:t>Модель без потерь:</w:t>
      </w:r>
    </w:p>
    <w:p w:rsidR="002F7A47" w:rsidRDefault="00554BA5">
      <w:pPr>
        <w:numPr>
          <w:ilvl w:val="2"/>
          <w:numId w:val="4"/>
        </w:numPr>
        <w:pBdr>
          <w:top w:val="none" w:sz="0" w:space="0" w:color="D9D9E3"/>
          <w:left w:val="none" w:sz="0" w:space="0" w:color="D9D9E3"/>
          <w:bottom w:val="none" w:sz="0" w:space="0" w:color="D9D9E3"/>
          <w:right w:val="none" w:sz="0" w:space="0" w:color="D9D9E3"/>
          <w:between w:val="none" w:sz="0" w:space="0" w:color="D9D9E3"/>
        </w:pBdr>
        <w:spacing w:line="240" w:lineRule="auto"/>
      </w:pPr>
      <w:r>
        <w:rPr>
          <w:rFonts w:ascii="Roboto" w:eastAsia="Roboto" w:hAnsi="Roboto" w:cs="Roboto"/>
          <w:color w:val="374151"/>
          <w:sz w:val="24"/>
          <w:szCs w:val="24"/>
        </w:rPr>
        <w:t>В данной модели гарантируется точное восстановление данных после сжатия.</w:t>
      </w:r>
    </w:p>
    <w:p w:rsidR="002F7A47" w:rsidRDefault="00554BA5">
      <w:pPr>
        <w:numPr>
          <w:ilvl w:val="2"/>
          <w:numId w:val="4"/>
        </w:numPr>
        <w:pBdr>
          <w:top w:val="none" w:sz="0" w:space="0" w:color="D9D9E3"/>
          <w:left w:val="none" w:sz="0" w:space="0" w:color="D9D9E3"/>
          <w:bottom w:val="none" w:sz="0" w:space="0" w:color="D9D9E3"/>
          <w:right w:val="none" w:sz="0" w:space="0" w:color="D9D9E3"/>
          <w:between w:val="none" w:sz="0" w:space="0" w:color="D9D9E3"/>
        </w:pBdr>
        <w:spacing w:line="240" w:lineRule="auto"/>
      </w:pPr>
      <w:r>
        <w:rPr>
          <w:rFonts w:ascii="Roboto" w:eastAsia="Roboto" w:hAnsi="Roboto" w:cs="Roboto"/>
          <w:color w:val="374151"/>
          <w:sz w:val="24"/>
          <w:szCs w:val="24"/>
        </w:rPr>
        <w:t>Пример: Алгоритм Хаффмана.</w:t>
      </w:r>
    </w:p>
    <w:p w:rsidR="002F7A47" w:rsidRDefault="00554BA5">
      <w:pPr>
        <w:numPr>
          <w:ilvl w:val="1"/>
          <w:numId w:val="4"/>
        </w:numPr>
        <w:pBdr>
          <w:top w:val="none" w:sz="0" w:space="0" w:color="D9D9E3"/>
          <w:left w:val="none" w:sz="0" w:space="0" w:color="D9D9E3"/>
          <w:bottom w:val="none" w:sz="0" w:space="0" w:color="D9D9E3"/>
          <w:right w:val="none" w:sz="0" w:space="0" w:color="D9D9E3"/>
          <w:between w:val="none" w:sz="0" w:space="0" w:color="D9D9E3"/>
        </w:pBdr>
        <w:spacing w:line="240" w:lineRule="auto"/>
      </w:pPr>
      <w:r>
        <w:rPr>
          <w:rFonts w:ascii="Roboto" w:eastAsia="Roboto" w:hAnsi="Roboto" w:cs="Roboto"/>
          <w:color w:val="374151"/>
          <w:sz w:val="24"/>
          <w:szCs w:val="24"/>
        </w:rPr>
        <w:t>Модель с потерями:</w:t>
      </w:r>
    </w:p>
    <w:p w:rsidR="002F7A47" w:rsidRDefault="00554BA5">
      <w:pPr>
        <w:numPr>
          <w:ilvl w:val="2"/>
          <w:numId w:val="4"/>
        </w:numPr>
        <w:pBdr>
          <w:top w:val="none" w:sz="0" w:space="0" w:color="D9D9E3"/>
          <w:left w:val="none" w:sz="0" w:space="0" w:color="D9D9E3"/>
          <w:bottom w:val="none" w:sz="0" w:space="0" w:color="D9D9E3"/>
          <w:right w:val="none" w:sz="0" w:space="0" w:color="D9D9E3"/>
          <w:between w:val="none" w:sz="0" w:space="0" w:color="D9D9E3"/>
        </w:pBdr>
        <w:spacing w:line="240" w:lineRule="auto"/>
      </w:pPr>
      <w:r>
        <w:rPr>
          <w:rFonts w:ascii="Roboto" w:eastAsia="Roboto" w:hAnsi="Roboto" w:cs="Roboto"/>
          <w:color w:val="374151"/>
          <w:sz w:val="24"/>
          <w:szCs w:val="24"/>
        </w:rPr>
        <w:t>В этой модели допускается потеря информации, что приводит к потере качества данных после восстановления.</w:t>
      </w:r>
    </w:p>
    <w:p w:rsidR="002F7A47" w:rsidRDefault="00554BA5">
      <w:pPr>
        <w:numPr>
          <w:ilvl w:val="2"/>
          <w:numId w:val="4"/>
        </w:numPr>
        <w:pBdr>
          <w:top w:val="none" w:sz="0" w:space="0" w:color="D9D9E3"/>
          <w:left w:val="none" w:sz="0" w:space="0" w:color="D9D9E3"/>
          <w:bottom w:val="none" w:sz="0" w:space="0" w:color="D9D9E3"/>
          <w:right w:val="none" w:sz="0" w:space="0" w:color="D9D9E3"/>
          <w:between w:val="none" w:sz="0" w:space="0" w:color="D9D9E3"/>
        </w:pBdr>
        <w:spacing w:after="300" w:line="240" w:lineRule="auto"/>
      </w:pPr>
      <w:r>
        <w:rPr>
          <w:rFonts w:ascii="Roboto" w:eastAsia="Roboto" w:hAnsi="Roboto" w:cs="Roboto"/>
          <w:color w:val="374151"/>
          <w:sz w:val="24"/>
          <w:szCs w:val="24"/>
        </w:rPr>
        <w:t>Пример: Стандарт сжатия JPEG.</w:t>
      </w:r>
    </w:p>
    <w:p w:rsidR="002F7A47" w:rsidRDefault="00554BA5">
      <w:pPr>
        <w:pBdr>
          <w:top w:val="none" w:sz="0" w:space="0" w:color="D9D9E3"/>
          <w:left w:val="none" w:sz="0" w:space="0" w:color="D9D9E3"/>
          <w:bottom w:val="none" w:sz="0" w:space="0" w:color="D9D9E3"/>
          <w:right w:val="none" w:sz="0" w:space="0" w:color="D9D9E3"/>
          <w:between w:val="none" w:sz="0" w:space="0" w:color="D9D9E3"/>
        </w:pBdr>
        <w:spacing w:before="300" w:line="240" w:lineRule="auto"/>
        <w:rPr>
          <w:rFonts w:ascii="Roboto" w:eastAsia="Roboto" w:hAnsi="Roboto" w:cs="Roboto"/>
          <w:color w:val="374151"/>
          <w:sz w:val="24"/>
          <w:szCs w:val="24"/>
        </w:rPr>
      </w:pPr>
      <w:r>
        <w:rPr>
          <w:rFonts w:ascii="Roboto" w:eastAsia="Roboto" w:hAnsi="Roboto" w:cs="Roboto"/>
          <w:color w:val="374151"/>
          <w:sz w:val="24"/>
          <w:szCs w:val="24"/>
        </w:rPr>
        <w:t>Выбор между сжатием без потерь и с потерями зависит от конкретной задачи и требований к качеству восстановленных данных. Сжатие без потерь обычно используется там, где важна абсолютная точность данных, такая как при архивировании текстовых файлов, в то время как сжатие с потерями широко применяется в области мультимедиа (изображения, аудио, видео), где допустима определенная степень потери качества для экономии места или ускорения передачи данных.</w:t>
      </w:r>
    </w:p>
    <w:p w:rsidR="002F7A47" w:rsidRDefault="00554BA5">
      <w:pPr>
        <w:spacing w:line="240" w:lineRule="auto"/>
        <w:ind w:left="720"/>
      </w:pPr>
      <w:r>
        <w:br w:type="page"/>
      </w:r>
    </w:p>
    <w:p w:rsidR="002F7A47" w:rsidRDefault="00554BA5">
      <w:pPr>
        <w:pStyle w:val="1"/>
        <w:numPr>
          <w:ilvl w:val="0"/>
          <w:numId w:val="13"/>
        </w:numPr>
        <w:ind w:left="0" w:firstLine="708"/>
      </w:pPr>
      <w:bookmarkStart w:id="32" w:name="_Toc154103763"/>
      <w:r>
        <w:lastRenderedPageBreak/>
        <w:t>Модели цветного изображения: модель CMYK</w:t>
      </w:r>
      <w:bookmarkEnd w:id="32"/>
    </w:p>
    <w:p w:rsidR="002F7A47" w:rsidRDefault="00554BA5">
      <w:pPr>
        <w:spacing w:line="240" w:lineRule="auto"/>
        <w:ind w:firstLine="70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Субтрактивные цвета</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цвет формируется путем вычитания других цветов из общего луча отраженного света</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работает с отраженным светом, например, от листа бумаги</w:t>
      </w:r>
    </w:p>
    <w:p w:rsidR="002F7A47" w:rsidRDefault="00554BA5">
      <w:pPr>
        <w:spacing w:line="24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белая бумага отражает все цвета</w:t>
      </w:r>
    </w:p>
    <w:p w:rsidR="002F7A47" w:rsidRDefault="00554BA5">
      <w:pPr>
        <w:spacing w:line="24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окрашенная – некоторые поглощает</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В этой системе основными являются голубой, пурпурный и желтый цвета (CMY) — противоположные красному, зеленому и синему.</w:t>
      </w:r>
    </w:p>
    <w:p w:rsidR="002F7A47" w:rsidRDefault="00554BA5">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F7A47" w:rsidRDefault="00554BA5">
      <w:pPr>
        <w:spacing w:line="240" w:lineRule="auto"/>
        <w:ind w:firstLine="70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Недостатки CMYK</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Голубой, пурпурный и желтый вместе должны давать черный цвет, но из-за </w:t>
      </w:r>
      <w:proofErr w:type="spellStart"/>
      <w:r>
        <w:rPr>
          <w:rFonts w:ascii="Times New Roman" w:eastAsia="Times New Roman" w:hAnsi="Times New Roman" w:cs="Times New Roman"/>
          <w:sz w:val="24"/>
          <w:szCs w:val="24"/>
        </w:rPr>
        <w:t>неидеальности</w:t>
      </w:r>
      <w:proofErr w:type="spellEnd"/>
      <w:r>
        <w:rPr>
          <w:rFonts w:ascii="Times New Roman" w:eastAsia="Times New Roman" w:hAnsi="Times New Roman" w:cs="Times New Roman"/>
          <w:sz w:val="24"/>
          <w:szCs w:val="24"/>
        </w:rPr>
        <w:t xml:space="preserve"> компонентов красителей и погрешностей в их смешивании вместо черного получается темный грязно-серый, иногда серо-бурый цвет</w:t>
      </w:r>
    </w:p>
    <w:p w:rsidR="002F7A47" w:rsidRDefault="002F7A47"/>
    <w:p w:rsidR="002F7A47" w:rsidRDefault="00554BA5">
      <w:pPr>
        <w:spacing w:line="240" w:lineRule="auto"/>
        <w:ind w:left="720"/>
      </w:pPr>
      <w:r>
        <w:br w:type="page"/>
      </w:r>
    </w:p>
    <w:p w:rsidR="002F7A47" w:rsidRDefault="00554BA5">
      <w:pPr>
        <w:pStyle w:val="1"/>
        <w:numPr>
          <w:ilvl w:val="0"/>
          <w:numId w:val="13"/>
        </w:numPr>
        <w:ind w:left="0" w:firstLine="708"/>
      </w:pPr>
      <w:bookmarkStart w:id="33" w:name="_Toc154103764"/>
      <w:r>
        <w:lastRenderedPageBreak/>
        <w:t>Модели цветного изображения: модель HSV (=HSB)</w:t>
      </w:r>
      <w:bookmarkEnd w:id="33"/>
    </w:p>
    <w:p w:rsidR="002F7A47" w:rsidRDefault="00554BA5">
      <w:pPr>
        <w:spacing w:line="240" w:lineRule="auto"/>
        <w:ind w:left="720"/>
        <w:rPr>
          <w:rFonts w:ascii="Times New Roman" w:eastAsia="Times New Roman" w:hAnsi="Times New Roman" w:cs="Times New Roman"/>
          <w:sz w:val="24"/>
          <w:szCs w:val="24"/>
          <w:u w:val="single"/>
        </w:rPr>
      </w:pPr>
      <w:r>
        <w:t>Св</w:t>
      </w:r>
      <w:r>
        <w:rPr>
          <w:rFonts w:ascii="Times New Roman" w:eastAsia="Times New Roman" w:hAnsi="Times New Roman" w:cs="Times New Roman"/>
          <w:sz w:val="24"/>
          <w:szCs w:val="24"/>
          <w:u w:val="single"/>
        </w:rPr>
        <w:t>ойства цвета</w:t>
      </w:r>
    </w:p>
    <w:p w:rsidR="002F7A47" w:rsidRDefault="00554BA5">
      <w:pPr>
        <w:spacing w:before="24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Цветовой тон (</w:t>
      </w:r>
      <w:proofErr w:type="spellStart"/>
      <w:r>
        <w:rPr>
          <w:rFonts w:ascii="Times New Roman" w:eastAsia="Times New Roman" w:hAnsi="Times New Roman" w:cs="Times New Roman"/>
          <w:sz w:val="24"/>
          <w:szCs w:val="24"/>
        </w:rPr>
        <w:t>Hue</w:t>
      </w:r>
      <w:proofErr w:type="spellEnd"/>
      <w:r>
        <w:rPr>
          <w:rFonts w:ascii="Times New Roman" w:eastAsia="Times New Roman" w:hAnsi="Times New Roman" w:cs="Times New Roman"/>
          <w:sz w:val="24"/>
          <w:szCs w:val="24"/>
        </w:rPr>
        <w:t>) 0-360</w:t>
      </w:r>
    </w:p>
    <w:p w:rsidR="002F7A47" w:rsidRDefault="00554BA5">
      <w:pPr>
        <w:spacing w:before="24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Насыщенность (</w:t>
      </w:r>
      <w:proofErr w:type="spellStart"/>
      <w:r>
        <w:rPr>
          <w:rFonts w:ascii="Times New Roman" w:eastAsia="Times New Roman" w:hAnsi="Times New Roman" w:cs="Times New Roman"/>
          <w:sz w:val="24"/>
          <w:szCs w:val="24"/>
        </w:rPr>
        <w:t>Saturation</w:t>
      </w:r>
      <w:proofErr w:type="spellEnd"/>
      <w:r>
        <w:rPr>
          <w:rFonts w:ascii="Times New Roman" w:eastAsia="Times New Roman" w:hAnsi="Times New Roman" w:cs="Times New Roman"/>
          <w:sz w:val="24"/>
          <w:szCs w:val="24"/>
        </w:rPr>
        <w:t>) 0-100</w:t>
      </w:r>
    </w:p>
    <w:p w:rsidR="002F7A47" w:rsidRDefault="00554BA5">
      <w:pPr>
        <w:spacing w:before="24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Яркость (</w:t>
      </w:r>
      <w:proofErr w:type="spellStart"/>
      <w:r>
        <w:rPr>
          <w:rFonts w:ascii="Times New Roman" w:eastAsia="Times New Roman" w:hAnsi="Times New Roman" w:cs="Times New Roman"/>
          <w:sz w:val="24"/>
          <w:szCs w:val="24"/>
        </w:rPr>
        <w:t>Brightness</w:t>
      </w:r>
      <w:proofErr w:type="spellEnd"/>
      <w:r>
        <w:rPr>
          <w:rFonts w:ascii="Times New Roman" w:eastAsia="Times New Roman" w:hAnsi="Times New Roman" w:cs="Times New Roman"/>
          <w:sz w:val="24"/>
          <w:szCs w:val="24"/>
        </w:rPr>
        <w:t>) 0-100</w:t>
      </w:r>
    </w:p>
    <w:p w:rsidR="002F7A47" w:rsidRDefault="002F7A47">
      <w:pPr>
        <w:spacing w:line="240" w:lineRule="auto"/>
        <w:ind w:left="720"/>
      </w:pPr>
    </w:p>
    <w:p w:rsidR="002F7A47" w:rsidRDefault="00554BA5" w:rsidP="00727A29">
      <w:pPr>
        <w:rPr>
          <w:rFonts w:ascii="Montserrat" w:eastAsia="Montserrat" w:hAnsi="Montserrat" w:cs="Montserrat"/>
          <w:color w:val="202122"/>
          <w:sz w:val="18"/>
          <w:szCs w:val="18"/>
        </w:rPr>
      </w:pPr>
      <w:bookmarkStart w:id="34" w:name="_r5cs81jc8pwe" w:colFirst="0" w:colLast="0"/>
      <w:bookmarkEnd w:id="34"/>
      <w:r>
        <w:rPr>
          <w:rFonts w:ascii="Montserrat" w:eastAsia="Montserrat" w:hAnsi="Montserrat" w:cs="Montserrat"/>
          <w:color w:val="202122"/>
          <w:sz w:val="18"/>
          <w:szCs w:val="18"/>
        </w:rPr>
        <w:t>ТОН = «ЦВЕТ РАДУГИ»</w:t>
      </w:r>
    </w:p>
    <w:p w:rsidR="002F7A47" w:rsidRDefault="00554BA5" w:rsidP="00727A29">
      <w:pPr>
        <w:rPr>
          <w:color w:val="202122"/>
          <w:sz w:val="4"/>
          <w:szCs w:val="4"/>
        </w:rPr>
      </w:pPr>
      <w:bookmarkStart w:id="35" w:name="_g17a2hxpz4op" w:colFirst="0" w:colLast="0"/>
      <w:bookmarkEnd w:id="35"/>
      <w:r>
        <w:rPr>
          <w:rFonts w:ascii="Montserrat" w:eastAsia="Montserrat" w:hAnsi="Montserrat" w:cs="Montserrat"/>
          <w:color w:val="202122"/>
          <w:sz w:val="18"/>
          <w:szCs w:val="18"/>
        </w:rPr>
        <w:t>НАСЫЩЕННОСТЬ = «КРАСОЧНОСТЬ»</w:t>
      </w:r>
    </w:p>
    <w:p w:rsidR="002F7A47" w:rsidRDefault="00554BA5" w:rsidP="00727A29">
      <w:pPr>
        <w:rPr>
          <w:rFonts w:ascii="Montserrat" w:eastAsia="Montserrat" w:hAnsi="Montserrat" w:cs="Montserrat"/>
          <w:color w:val="202122"/>
          <w:sz w:val="18"/>
          <w:szCs w:val="18"/>
          <w:highlight w:val="white"/>
        </w:rPr>
      </w:pPr>
      <w:bookmarkStart w:id="36" w:name="_31ul7kjtyiud" w:colFirst="0" w:colLast="0"/>
      <w:bookmarkEnd w:id="36"/>
      <w:r>
        <w:rPr>
          <w:rFonts w:ascii="Montserrat" w:eastAsia="Montserrat" w:hAnsi="Montserrat" w:cs="Montserrat"/>
          <w:color w:val="202122"/>
          <w:sz w:val="18"/>
          <w:szCs w:val="18"/>
          <w:highlight w:val="white"/>
        </w:rPr>
        <w:t>ЯРКОСТЬ = ЯРКОСТЬ</w:t>
      </w:r>
    </w:p>
    <w:p w:rsidR="002F7A47" w:rsidRDefault="002F7A47" w:rsidP="00727A29">
      <w:pPr>
        <w:rPr>
          <w:rFonts w:ascii="Montserrat" w:eastAsia="Montserrat" w:hAnsi="Montserrat" w:cs="Montserrat"/>
          <w:color w:val="777777"/>
          <w:sz w:val="23"/>
          <w:szCs w:val="23"/>
          <w:highlight w:val="white"/>
        </w:rPr>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554BA5">
      <w:pPr>
        <w:pStyle w:val="1"/>
        <w:numPr>
          <w:ilvl w:val="0"/>
          <w:numId w:val="13"/>
        </w:numPr>
        <w:ind w:left="0" w:firstLine="708"/>
      </w:pPr>
      <w:bookmarkStart w:id="37" w:name="_Toc154103765"/>
      <w:r>
        <w:t xml:space="preserve">Модели цветного изображения: модель </w:t>
      </w:r>
      <w:proofErr w:type="spellStart"/>
      <w:r>
        <w:t>Lab</w:t>
      </w:r>
      <w:bookmarkEnd w:id="37"/>
      <w:proofErr w:type="spellEnd"/>
    </w:p>
    <w:p w:rsidR="002F7A47" w:rsidRDefault="002F7A47">
      <w:pPr>
        <w:spacing w:line="240" w:lineRule="auto"/>
        <w:ind w:left="720"/>
      </w:pPr>
    </w:p>
    <w:p w:rsidR="002F7A47" w:rsidRDefault="00554BA5">
      <w:pP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светлота (</w:t>
      </w:r>
      <w:proofErr w:type="spellStart"/>
      <w:r>
        <w:rPr>
          <w:rFonts w:ascii="Times New Roman" w:eastAsia="Times New Roman" w:hAnsi="Times New Roman" w:cs="Times New Roman"/>
          <w:sz w:val="24"/>
          <w:szCs w:val="24"/>
        </w:rPr>
        <w:t>Lightness</w:t>
      </w:r>
      <w:proofErr w:type="spellEnd"/>
      <w:r>
        <w:rPr>
          <w:rFonts w:ascii="Times New Roman" w:eastAsia="Times New Roman" w:hAnsi="Times New Roman" w:cs="Times New Roman"/>
          <w:sz w:val="24"/>
          <w:szCs w:val="24"/>
        </w:rPr>
        <w:t>) – [</w:t>
      </w:r>
      <w:proofErr w:type="gramStart"/>
      <w:r>
        <w:rPr>
          <w:rFonts w:ascii="Times New Roman" w:eastAsia="Times New Roman" w:hAnsi="Times New Roman" w:cs="Times New Roman"/>
          <w:sz w:val="24"/>
          <w:szCs w:val="24"/>
        </w:rPr>
        <w:t>0..</w:t>
      </w:r>
      <w:proofErr w:type="gramEnd"/>
      <w:r>
        <w:rPr>
          <w:rFonts w:ascii="Times New Roman" w:eastAsia="Times New Roman" w:hAnsi="Times New Roman" w:cs="Times New Roman"/>
          <w:sz w:val="24"/>
          <w:szCs w:val="24"/>
        </w:rPr>
        <w:t>100]</w:t>
      </w:r>
    </w:p>
    <w:p w:rsidR="002F7A47" w:rsidRDefault="00554BA5">
      <w:pPr>
        <w:spacing w:before="240"/>
        <w:ind w:left="708" w:firstLine="135"/>
        <w:rPr>
          <w:rFonts w:ascii="Times New Roman" w:eastAsia="Times New Roman" w:hAnsi="Times New Roman" w:cs="Times New Roman"/>
          <w:sz w:val="24"/>
          <w:szCs w:val="24"/>
        </w:rPr>
      </w:pPr>
      <w:r>
        <w:rPr>
          <w:rFonts w:ascii="Times New Roman" w:eastAsia="Times New Roman" w:hAnsi="Times New Roman" w:cs="Times New Roman"/>
          <w:sz w:val="24"/>
          <w:szCs w:val="24"/>
        </w:rPr>
        <w:t>- две координаты, отвечающие за хроматическую составляющую: тон и насыщенность – [-128, 127]</w:t>
      </w:r>
    </w:p>
    <w:p w:rsidR="002F7A47" w:rsidRDefault="00554BA5">
      <w:pPr>
        <w:ind w:left="420" w:firstLine="420"/>
        <w:rPr>
          <w:rFonts w:ascii="Times New Roman" w:eastAsia="Times New Roman" w:hAnsi="Times New Roman" w:cs="Times New Roman"/>
          <w:sz w:val="24"/>
          <w:szCs w:val="24"/>
        </w:rPr>
      </w:pPr>
      <w:r>
        <w:rPr>
          <w:rFonts w:ascii="Times New Roman" w:eastAsia="Times New Roman" w:hAnsi="Times New Roman" w:cs="Times New Roman"/>
          <w:sz w:val="24"/>
          <w:szCs w:val="24"/>
        </w:rPr>
        <w:t>- A — положение цвета в диапазоне от зелёного до красного</w:t>
      </w:r>
    </w:p>
    <w:p w:rsidR="002F7A47" w:rsidRDefault="00554BA5">
      <w:pPr>
        <w:ind w:left="420" w:firstLine="4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B — от синего до жёлтого</w:t>
      </w: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554BA5">
      <w:pPr>
        <w:spacing w:line="240" w:lineRule="auto"/>
        <w:ind w:left="720"/>
      </w:pPr>
      <w:r>
        <w:rPr>
          <w:noProof/>
          <w:lang w:val="ru-RU"/>
        </w:rPr>
        <w:drawing>
          <wp:inline distT="114300" distB="114300" distL="114300" distR="114300" wp14:anchorId="55599D92" wp14:editId="69FED1E3">
            <wp:extent cx="6840000" cy="2540000"/>
            <wp:effectExtent l="0" t="0" r="0" b="0"/>
            <wp:docPr id="38"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105"/>
                    <a:srcRect/>
                    <a:stretch>
                      <a:fillRect/>
                    </a:stretch>
                  </pic:blipFill>
                  <pic:spPr>
                    <a:xfrm>
                      <a:off x="0" y="0"/>
                      <a:ext cx="6840000" cy="2540000"/>
                    </a:xfrm>
                    <a:prstGeom prst="rect">
                      <a:avLst/>
                    </a:prstGeom>
                    <a:ln/>
                  </pic:spPr>
                </pic:pic>
              </a:graphicData>
            </a:graphic>
          </wp:inline>
        </w:drawing>
      </w: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pPr>
    </w:p>
    <w:p w:rsidR="002F7A47" w:rsidRDefault="00554BA5">
      <w:pPr>
        <w:pStyle w:val="1"/>
        <w:numPr>
          <w:ilvl w:val="0"/>
          <w:numId w:val="13"/>
        </w:numPr>
        <w:ind w:left="0" w:firstLine="708"/>
      </w:pPr>
      <w:bookmarkStart w:id="38" w:name="_Toc154103766"/>
      <w:r>
        <w:t>Модели цветного изображения: модель RGB</w:t>
      </w:r>
      <w:bookmarkEnd w:id="38"/>
    </w:p>
    <w:p w:rsidR="002F7A47" w:rsidRDefault="00554BA5">
      <w:pPr>
        <w:spacing w:before="24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Аддитивный цвет</w:t>
      </w:r>
      <w:r>
        <w:rPr>
          <w:rFonts w:ascii="Times New Roman" w:eastAsia="Times New Roman" w:hAnsi="Times New Roman" w:cs="Times New Roman"/>
          <w:sz w:val="24"/>
          <w:szCs w:val="24"/>
        </w:rPr>
        <w:t xml:space="preserve"> (от англ. </w:t>
      </w:r>
      <w:proofErr w:type="spellStart"/>
      <w:r>
        <w:rPr>
          <w:rFonts w:ascii="Times New Roman" w:eastAsia="Times New Roman" w:hAnsi="Times New Roman" w:cs="Times New Roman"/>
          <w:sz w:val="24"/>
          <w:szCs w:val="24"/>
        </w:rPr>
        <w:t>add</w:t>
      </w:r>
      <w:proofErr w:type="spellEnd"/>
      <w:r>
        <w:rPr>
          <w:rFonts w:ascii="Times New Roman" w:eastAsia="Times New Roman" w:hAnsi="Times New Roman" w:cs="Times New Roman"/>
          <w:sz w:val="24"/>
          <w:szCs w:val="24"/>
        </w:rPr>
        <w:t xml:space="preserve"> — добавлять, складывать) получается при соединении лучей света разных цветов. Система аддитивных цветов работает с излучаемым светом, например, от монитора компьютера.</w:t>
      </w:r>
    </w:p>
    <w:p w:rsidR="002F7A47" w:rsidRDefault="00554BA5">
      <w:pPr>
        <w:spacing w:before="24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В этой системе используются три основных цвета: </w:t>
      </w:r>
      <w:r>
        <w:rPr>
          <w:rFonts w:ascii="Times New Roman" w:eastAsia="Times New Roman" w:hAnsi="Times New Roman" w:cs="Times New Roman"/>
          <w:sz w:val="24"/>
          <w:szCs w:val="24"/>
          <w:u w:val="single"/>
        </w:rPr>
        <w:t>красный, зеленый и синий</w:t>
      </w:r>
      <w:r>
        <w:rPr>
          <w:rFonts w:ascii="Times New Roman" w:eastAsia="Times New Roman" w:hAnsi="Times New Roman" w:cs="Times New Roman"/>
          <w:sz w:val="24"/>
          <w:szCs w:val="24"/>
        </w:rPr>
        <w:t xml:space="preserve"> (RGB). Если их смешать друг с другом в равной пропорции, они образуют белый цвет, а при смешивании в разных пропорциях — любой другой.</w:t>
      </w:r>
    </w:p>
    <w:p w:rsidR="002F7A47" w:rsidRDefault="00554BA5">
      <w:pPr>
        <w:spacing w:before="240"/>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Основные цвета – монохроматические (в мониторе им соответствует три вида фосфоров)</w:t>
      </w:r>
    </w:p>
    <w:p w:rsidR="002F7A47" w:rsidRDefault="002F7A47">
      <w:pPr>
        <w:spacing w:line="240" w:lineRule="auto"/>
      </w:pPr>
    </w:p>
    <w:p w:rsidR="002F7A47" w:rsidRDefault="002F7A47">
      <w:pPr>
        <w:spacing w:line="240" w:lineRule="auto"/>
      </w:pPr>
    </w:p>
    <w:p w:rsidR="002F7A47" w:rsidRDefault="002F7A47">
      <w:pPr>
        <w:spacing w:line="240" w:lineRule="auto"/>
      </w:pPr>
    </w:p>
    <w:p w:rsidR="002F7A47" w:rsidRDefault="00554BA5">
      <w:pPr>
        <w:spacing w:line="240" w:lineRule="auto"/>
      </w:pPr>
      <w:r>
        <w:rPr>
          <w:noProof/>
          <w:lang w:val="ru-RU"/>
        </w:rPr>
        <w:drawing>
          <wp:inline distT="114300" distB="114300" distL="114300" distR="114300" wp14:anchorId="6FC6E839" wp14:editId="3CC7CF17">
            <wp:extent cx="6840000" cy="965200"/>
            <wp:effectExtent l="0" t="0" r="0" b="0"/>
            <wp:docPr id="44"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06"/>
                    <a:srcRect/>
                    <a:stretch>
                      <a:fillRect/>
                    </a:stretch>
                  </pic:blipFill>
                  <pic:spPr>
                    <a:xfrm>
                      <a:off x="0" y="0"/>
                      <a:ext cx="6840000" cy="965200"/>
                    </a:xfrm>
                    <a:prstGeom prst="rect">
                      <a:avLst/>
                    </a:prstGeom>
                    <a:ln/>
                  </pic:spPr>
                </pic:pic>
              </a:graphicData>
            </a:graphic>
          </wp:inline>
        </w:drawing>
      </w:r>
    </w:p>
    <w:p w:rsidR="002F7A47" w:rsidRDefault="002F7A47">
      <w:pPr>
        <w:spacing w:line="240" w:lineRule="auto"/>
      </w:pPr>
    </w:p>
    <w:p w:rsidR="002F7A47" w:rsidRDefault="002F7A47">
      <w:pPr>
        <w:spacing w:line="240" w:lineRule="auto"/>
      </w:pPr>
    </w:p>
    <w:p w:rsidR="002F7A47" w:rsidRDefault="002F7A47">
      <w:pPr>
        <w:spacing w:line="240" w:lineRule="auto"/>
      </w:pPr>
    </w:p>
    <w:p w:rsidR="002F7A47" w:rsidRDefault="002F7A47">
      <w:pPr>
        <w:spacing w:line="240" w:lineRule="auto"/>
      </w:pPr>
    </w:p>
    <w:p w:rsidR="002F7A47" w:rsidRDefault="002F7A47">
      <w:pPr>
        <w:spacing w:line="240" w:lineRule="auto"/>
      </w:pPr>
    </w:p>
    <w:p w:rsidR="002F7A47" w:rsidRDefault="002F7A47">
      <w:pPr>
        <w:spacing w:line="240" w:lineRule="auto"/>
      </w:pPr>
    </w:p>
    <w:p w:rsidR="002F7A47" w:rsidRDefault="002F7A47">
      <w:pPr>
        <w:spacing w:line="240" w:lineRule="auto"/>
      </w:pPr>
    </w:p>
    <w:p w:rsidR="002F7A47" w:rsidRDefault="002F7A47">
      <w:pPr>
        <w:spacing w:line="240" w:lineRule="auto"/>
      </w:pPr>
    </w:p>
    <w:p w:rsidR="002F7A47" w:rsidRDefault="002F7A47">
      <w:pPr>
        <w:spacing w:line="240" w:lineRule="auto"/>
      </w:pPr>
    </w:p>
    <w:p w:rsidR="002F7A47" w:rsidRDefault="002F7A47">
      <w:pPr>
        <w:spacing w:line="240" w:lineRule="auto"/>
      </w:pPr>
    </w:p>
    <w:p w:rsidR="002F7A47" w:rsidRDefault="002F7A47">
      <w:pPr>
        <w:spacing w:line="240" w:lineRule="auto"/>
      </w:pPr>
    </w:p>
    <w:p w:rsidR="002F7A47" w:rsidRDefault="002F7A47">
      <w:pPr>
        <w:spacing w:line="240" w:lineRule="auto"/>
      </w:pPr>
    </w:p>
    <w:p w:rsidR="002F7A47" w:rsidRDefault="002F7A47">
      <w:pPr>
        <w:spacing w:line="240" w:lineRule="auto"/>
      </w:pPr>
    </w:p>
    <w:p w:rsidR="002F7A47" w:rsidRDefault="002F7A47">
      <w:pPr>
        <w:spacing w:line="240" w:lineRule="auto"/>
      </w:pPr>
    </w:p>
    <w:p w:rsidR="002F7A47" w:rsidRDefault="002F7A47">
      <w:pPr>
        <w:spacing w:line="240" w:lineRule="auto"/>
      </w:pPr>
    </w:p>
    <w:p w:rsidR="002F7A47" w:rsidRDefault="002F7A47">
      <w:pPr>
        <w:spacing w:line="240" w:lineRule="auto"/>
      </w:pPr>
    </w:p>
    <w:p w:rsidR="002F7A47" w:rsidRDefault="002F7A47">
      <w:pPr>
        <w:spacing w:line="240" w:lineRule="auto"/>
      </w:pPr>
    </w:p>
    <w:p w:rsidR="002F7A47" w:rsidRDefault="002F7A47">
      <w:pPr>
        <w:spacing w:line="240" w:lineRule="auto"/>
      </w:pPr>
    </w:p>
    <w:p w:rsidR="002F7A47" w:rsidRDefault="002F7A47">
      <w:pPr>
        <w:spacing w:line="240" w:lineRule="auto"/>
      </w:pPr>
    </w:p>
    <w:p w:rsidR="002F7A47" w:rsidRDefault="002F7A47">
      <w:pPr>
        <w:spacing w:line="240" w:lineRule="auto"/>
      </w:pPr>
    </w:p>
    <w:p w:rsidR="002F7A47" w:rsidRDefault="002F7A47">
      <w:pPr>
        <w:spacing w:line="240" w:lineRule="auto"/>
      </w:pPr>
    </w:p>
    <w:p w:rsidR="002F7A47" w:rsidRDefault="002F7A47">
      <w:pPr>
        <w:spacing w:line="240" w:lineRule="auto"/>
      </w:pPr>
    </w:p>
    <w:p w:rsidR="002F7A47" w:rsidRDefault="002F7A47">
      <w:pPr>
        <w:spacing w:line="240" w:lineRule="auto"/>
      </w:pPr>
    </w:p>
    <w:p w:rsidR="002F7A47" w:rsidRDefault="002F7A47">
      <w:pPr>
        <w:spacing w:line="240" w:lineRule="auto"/>
      </w:pPr>
    </w:p>
    <w:p w:rsidR="002F7A47" w:rsidRDefault="002F7A47">
      <w:pPr>
        <w:spacing w:line="240" w:lineRule="auto"/>
      </w:pPr>
    </w:p>
    <w:p w:rsidR="002F7A47" w:rsidRDefault="002F7A47">
      <w:pPr>
        <w:spacing w:line="240" w:lineRule="auto"/>
      </w:pPr>
    </w:p>
    <w:p w:rsidR="002F7A47" w:rsidRDefault="002F7A47">
      <w:pPr>
        <w:spacing w:line="240" w:lineRule="auto"/>
      </w:pPr>
    </w:p>
    <w:p w:rsidR="002F7A47" w:rsidRDefault="002F7A47">
      <w:pPr>
        <w:spacing w:line="240" w:lineRule="auto"/>
      </w:pPr>
    </w:p>
    <w:p w:rsidR="002F7A47" w:rsidRDefault="002F7A47">
      <w:pPr>
        <w:spacing w:line="240" w:lineRule="auto"/>
      </w:pPr>
    </w:p>
    <w:p w:rsidR="002F7A47" w:rsidRDefault="002F7A47">
      <w:pPr>
        <w:spacing w:line="240" w:lineRule="auto"/>
      </w:pPr>
    </w:p>
    <w:p w:rsidR="002F7A47" w:rsidRDefault="002F7A47">
      <w:pPr>
        <w:spacing w:line="240" w:lineRule="auto"/>
      </w:pPr>
    </w:p>
    <w:p w:rsidR="002F7A47" w:rsidRDefault="002F7A47">
      <w:pPr>
        <w:spacing w:line="240" w:lineRule="auto"/>
      </w:pPr>
    </w:p>
    <w:p w:rsidR="002F7A47" w:rsidRDefault="002F7A47">
      <w:pPr>
        <w:spacing w:line="240" w:lineRule="auto"/>
      </w:pPr>
    </w:p>
    <w:p w:rsidR="002F7A47" w:rsidRDefault="002F7A47">
      <w:pPr>
        <w:spacing w:line="240" w:lineRule="auto"/>
      </w:pPr>
    </w:p>
    <w:p w:rsidR="002F7A47" w:rsidRDefault="002F7A47">
      <w:pPr>
        <w:spacing w:line="240" w:lineRule="auto"/>
      </w:pPr>
    </w:p>
    <w:p w:rsidR="002F7A47" w:rsidRDefault="002F7A47">
      <w:pPr>
        <w:spacing w:line="240" w:lineRule="auto"/>
      </w:pPr>
    </w:p>
    <w:p w:rsidR="002F7A47" w:rsidRDefault="002F7A47">
      <w:pPr>
        <w:spacing w:line="240" w:lineRule="auto"/>
      </w:pPr>
    </w:p>
    <w:p w:rsidR="002F7A47" w:rsidRDefault="002F7A47">
      <w:pPr>
        <w:spacing w:line="240" w:lineRule="auto"/>
      </w:pPr>
    </w:p>
    <w:p w:rsidR="002F7A47" w:rsidRDefault="002F7A47">
      <w:pPr>
        <w:spacing w:line="240" w:lineRule="auto"/>
      </w:pPr>
    </w:p>
    <w:p w:rsidR="002F7A47" w:rsidRDefault="002F7A47">
      <w:pPr>
        <w:spacing w:line="240" w:lineRule="auto"/>
      </w:pPr>
    </w:p>
    <w:p w:rsidR="002F7A47" w:rsidRDefault="002F7A47">
      <w:pPr>
        <w:spacing w:line="240" w:lineRule="auto"/>
      </w:pPr>
    </w:p>
    <w:p w:rsidR="002F7A47" w:rsidRDefault="002F7A47">
      <w:pPr>
        <w:spacing w:line="240" w:lineRule="auto"/>
      </w:pPr>
    </w:p>
    <w:p w:rsidR="002F7A47" w:rsidRDefault="002F7A47">
      <w:pPr>
        <w:spacing w:line="240" w:lineRule="auto"/>
      </w:pPr>
    </w:p>
    <w:p w:rsidR="002F7A47" w:rsidRDefault="002F7A47">
      <w:pPr>
        <w:spacing w:line="240" w:lineRule="auto"/>
      </w:pPr>
    </w:p>
    <w:p w:rsidR="002F7A47" w:rsidRDefault="00554BA5">
      <w:pPr>
        <w:pStyle w:val="1"/>
        <w:numPr>
          <w:ilvl w:val="0"/>
          <w:numId w:val="13"/>
        </w:numPr>
        <w:ind w:left="0" w:firstLine="708"/>
      </w:pPr>
      <w:bookmarkStart w:id="39" w:name="_Toc154103767"/>
      <w:r>
        <w:lastRenderedPageBreak/>
        <w:t xml:space="preserve">Модели цветного изображения: модель </w:t>
      </w:r>
      <w:proofErr w:type="spellStart"/>
      <w:r>
        <w:t>YCbCr</w:t>
      </w:r>
      <w:bookmarkEnd w:id="39"/>
      <w:proofErr w:type="spellEnd"/>
    </w:p>
    <w:p w:rsidR="002F7A47" w:rsidRDefault="00554BA5">
      <w:pPr>
        <w:spacing w:line="240" w:lineRule="auto"/>
        <w:ind w:left="720"/>
      </w:pPr>
      <w:r>
        <w:rPr>
          <w:noProof/>
          <w:lang w:val="ru-RU"/>
        </w:rPr>
        <w:drawing>
          <wp:inline distT="114300" distB="114300" distL="114300" distR="114300" wp14:anchorId="58606CE9" wp14:editId="063F1265">
            <wp:extent cx="6381087" cy="3350515"/>
            <wp:effectExtent l="0" t="0" r="0" b="0"/>
            <wp:docPr id="23"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107"/>
                    <a:srcRect/>
                    <a:stretch>
                      <a:fillRect/>
                    </a:stretch>
                  </pic:blipFill>
                  <pic:spPr>
                    <a:xfrm>
                      <a:off x="0" y="0"/>
                      <a:ext cx="6381087" cy="3350515"/>
                    </a:xfrm>
                    <a:prstGeom prst="rect">
                      <a:avLst/>
                    </a:prstGeom>
                    <a:ln/>
                  </pic:spPr>
                </pic:pic>
              </a:graphicData>
            </a:graphic>
          </wp:inline>
        </w:drawing>
      </w: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pPr>
    </w:p>
    <w:p w:rsidR="002F7A47" w:rsidRDefault="00554BA5">
      <w:pPr>
        <w:pStyle w:val="1"/>
        <w:numPr>
          <w:ilvl w:val="0"/>
          <w:numId w:val="13"/>
        </w:numPr>
        <w:ind w:left="0" w:firstLine="708"/>
      </w:pPr>
      <w:bookmarkStart w:id="40" w:name="_Toc154103768"/>
      <w:r>
        <w:t xml:space="preserve">Модели цветного изображения: трехкомпонентная теория цвета, </w:t>
      </w:r>
      <w:proofErr w:type="spellStart"/>
      <w:r>
        <w:t>оппонентная</w:t>
      </w:r>
      <w:proofErr w:type="spellEnd"/>
      <w:r>
        <w:t xml:space="preserve"> теория цвета</w:t>
      </w:r>
      <w:bookmarkEnd w:id="40"/>
    </w:p>
    <w:p w:rsidR="002F7A47" w:rsidRDefault="002F7A47">
      <w:pPr>
        <w:ind w:left="720"/>
      </w:pPr>
    </w:p>
    <w:p w:rsidR="002F7A47" w:rsidRDefault="00554BA5">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color w:val="374151"/>
          <w:sz w:val="24"/>
          <w:szCs w:val="24"/>
        </w:rPr>
      </w:pPr>
      <w:r>
        <w:rPr>
          <w:rFonts w:ascii="Roboto" w:eastAsia="Roboto" w:hAnsi="Roboto" w:cs="Roboto"/>
          <w:color w:val="374151"/>
          <w:sz w:val="24"/>
          <w:szCs w:val="24"/>
        </w:rPr>
        <w:lastRenderedPageBreak/>
        <w:t xml:space="preserve">Трёхкомпонентная теория цвета и </w:t>
      </w:r>
      <w:proofErr w:type="spellStart"/>
      <w:r>
        <w:rPr>
          <w:rFonts w:ascii="Roboto" w:eastAsia="Roboto" w:hAnsi="Roboto" w:cs="Roboto"/>
          <w:color w:val="374151"/>
          <w:sz w:val="24"/>
          <w:szCs w:val="24"/>
        </w:rPr>
        <w:t>оппонентная</w:t>
      </w:r>
      <w:proofErr w:type="spellEnd"/>
      <w:r>
        <w:rPr>
          <w:rFonts w:ascii="Roboto" w:eastAsia="Roboto" w:hAnsi="Roboto" w:cs="Roboto"/>
          <w:color w:val="374151"/>
          <w:sz w:val="24"/>
          <w:szCs w:val="24"/>
        </w:rPr>
        <w:t xml:space="preserve"> теория цвета - это две различные концепции, используемые для объяснения восприятия цвета человеком.</w:t>
      </w:r>
    </w:p>
    <w:p w:rsidR="002F7A47" w:rsidRDefault="00554BA5">
      <w:pPr>
        <w:numPr>
          <w:ilvl w:val="0"/>
          <w:numId w:val="2"/>
        </w:numPr>
        <w:pBdr>
          <w:top w:val="none" w:sz="0" w:space="0" w:color="D9D9E3"/>
          <w:left w:val="none" w:sz="0" w:space="0" w:color="D9D9E3"/>
          <w:bottom w:val="none" w:sz="0" w:space="0" w:color="D9D9E3"/>
          <w:right w:val="none" w:sz="0" w:space="0" w:color="D9D9E3"/>
          <w:between w:val="none" w:sz="0" w:space="0" w:color="D9D9E3"/>
        </w:pBdr>
        <w:spacing w:before="300"/>
      </w:pPr>
      <w:r>
        <w:rPr>
          <w:rFonts w:ascii="Roboto" w:eastAsia="Roboto" w:hAnsi="Roboto" w:cs="Roboto"/>
          <w:color w:val="374151"/>
          <w:sz w:val="24"/>
          <w:szCs w:val="24"/>
        </w:rPr>
        <w:t>Трёхкомпонентная теория цвета:</w:t>
      </w:r>
    </w:p>
    <w:p w:rsidR="002F7A47" w:rsidRDefault="00554BA5">
      <w:pPr>
        <w:numPr>
          <w:ilvl w:val="1"/>
          <w:numId w:val="2"/>
        </w:numPr>
        <w:pBdr>
          <w:top w:val="none" w:sz="0" w:space="0" w:color="D9D9E3"/>
          <w:left w:val="none" w:sz="0" w:space="0" w:color="D9D9E3"/>
          <w:bottom w:val="none" w:sz="0" w:space="0" w:color="D9D9E3"/>
          <w:right w:val="none" w:sz="0" w:space="0" w:color="D9D9E3"/>
          <w:between w:val="none" w:sz="0" w:space="0" w:color="D9D9E3"/>
        </w:pBdr>
      </w:pPr>
      <w:r>
        <w:rPr>
          <w:rFonts w:ascii="Roboto" w:eastAsia="Roboto" w:hAnsi="Roboto" w:cs="Roboto"/>
          <w:color w:val="374151"/>
          <w:sz w:val="24"/>
          <w:szCs w:val="24"/>
        </w:rPr>
        <w:t>Основа: Основана на том, что человеческое зрение воспринимает цвета как комбинацию трех основных цветов: красного, зеленого и синего (RGB).</w:t>
      </w:r>
    </w:p>
    <w:p w:rsidR="002F7A47" w:rsidRDefault="00554BA5">
      <w:pPr>
        <w:numPr>
          <w:ilvl w:val="1"/>
          <w:numId w:val="2"/>
        </w:numPr>
        <w:pBdr>
          <w:top w:val="none" w:sz="0" w:space="0" w:color="D9D9E3"/>
          <w:left w:val="none" w:sz="0" w:space="0" w:color="D9D9E3"/>
          <w:bottom w:val="none" w:sz="0" w:space="0" w:color="D9D9E3"/>
          <w:right w:val="none" w:sz="0" w:space="0" w:color="D9D9E3"/>
          <w:between w:val="none" w:sz="0" w:space="0" w:color="D9D9E3"/>
        </w:pBdr>
      </w:pPr>
      <w:r>
        <w:rPr>
          <w:rFonts w:ascii="Roboto" w:eastAsia="Roboto" w:hAnsi="Roboto" w:cs="Roboto"/>
          <w:color w:val="374151"/>
          <w:sz w:val="24"/>
          <w:szCs w:val="24"/>
        </w:rPr>
        <w:t>Применение: Используется в цветных моделях, таких как RGB, где цвет задается комбинацией интенсивности этих трех цветов.</w:t>
      </w:r>
    </w:p>
    <w:p w:rsidR="002F7A47" w:rsidRDefault="00554BA5">
      <w:pPr>
        <w:numPr>
          <w:ilvl w:val="1"/>
          <w:numId w:val="2"/>
        </w:numPr>
        <w:pBdr>
          <w:top w:val="none" w:sz="0" w:space="0" w:color="D9D9E3"/>
          <w:left w:val="none" w:sz="0" w:space="0" w:color="D9D9E3"/>
          <w:bottom w:val="none" w:sz="0" w:space="0" w:color="D9D9E3"/>
          <w:right w:val="none" w:sz="0" w:space="0" w:color="D9D9E3"/>
          <w:between w:val="none" w:sz="0" w:space="0" w:color="D9D9E3"/>
        </w:pBdr>
      </w:pPr>
      <w:r>
        <w:rPr>
          <w:rFonts w:ascii="Roboto" w:eastAsia="Roboto" w:hAnsi="Roboto" w:cs="Roboto"/>
          <w:color w:val="374151"/>
          <w:sz w:val="24"/>
          <w:szCs w:val="24"/>
        </w:rPr>
        <w:t>Цветовые пространства: Примеры включают RGB (используется в компьютерной графике) и CMYK (используется в печати).</w:t>
      </w:r>
    </w:p>
    <w:p w:rsidR="002F7A47" w:rsidRDefault="00554BA5">
      <w:pPr>
        <w:numPr>
          <w:ilvl w:val="0"/>
          <w:numId w:val="2"/>
        </w:numPr>
        <w:pBdr>
          <w:top w:val="none" w:sz="0" w:space="0" w:color="D9D9E3"/>
          <w:left w:val="none" w:sz="0" w:space="0" w:color="D9D9E3"/>
          <w:bottom w:val="none" w:sz="0" w:space="0" w:color="D9D9E3"/>
          <w:right w:val="none" w:sz="0" w:space="0" w:color="D9D9E3"/>
          <w:between w:val="none" w:sz="0" w:space="0" w:color="D9D9E3"/>
        </w:pBdr>
      </w:pPr>
      <w:proofErr w:type="spellStart"/>
      <w:r>
        <w:rPr>
          <w:rFonts w:ascii="Roboto" w:eastAsia="Roboto" w:hAnsi="Roboto" w:cs="Roboto"/>
          <w:color w:val="374151"/>
          <w:sz w:val="24"/>
          <w:szCs w:val="24"/>
        </w:rPr>
        <w:t>Оппонентная</w:t>
      </w:r>
      <w:proofErr w:type="spellEnd"/>
      <w:r>
        <w:rPr>
          <w:rFonts w:ascii="Roboto" w:eastAsia="Roboto" w:hAnsi="Roboto" w:cs="Roboto"/>
          <w:color w:val="374151"/>
          <w:sz w:val="24"/>
          <w:szCs w:val="24"/>
        </w:rPr>
        <w:t xml:space="preserve"> теория цвета:</w:t>
      </w:r>
    </w:p>
    <w:p w:rsidR="002F7A47" w:rsidRDefault="00554BA5">
      <w:pPr>
        <w:numPr>
          <w:ilvl w:val="1"/>
          <w:numId w:val="2"/>
        </w:numPr>
        <w:pBdr>
          <w:top w:val="none" w:sz="0" w:space="0" w:color="D9D9E3"/>
          <w:left w:val="none" w:sz="0" w:space="0" w:color="D9D9E3"/>
          <w:bottom w:val="none" w:sz="0" w:space="0" w:color="D9D9E3"/>
          <w:right w:val="none" w:sz="0" w:space="0" w:color="D9D9E3"/>
          <w:between w:val="none" w:sz="0" w:space="0" w:color="D9D9E3"/>
        </w:pBdr>
      </w:pPr>
      <w:r>
        <w:rPr>
          <w:rFonts w:ascii="Roboto" w:eastAsia="Roboto" w:hAnsi="Roboto" w:cs="Roboto"/>
          <w:color w:val="374151"/>
          <w:sz w:val="24"/>
          <w:szCs w:val="24"/>
        </w:rPr>
        <w:t>Основа: Сосредотачивается на восприятии цвета в терминах противоположных пар цветов. Это означает, что существуют определенные цветовые пары, воспринимаемые нашим зрением как противоположные друг другу.</w:t>
      </w:r>
    </w:p>
    <w:p w:rsidR="002F7A47" w:rsidRDefault="00554BA5">
      <w:pPr>
        <w:numPr>
          <w:ilvl w:val="1"/>
          <w:numId w:val="2"/>
        </w:numPr>
        <w:pBdr>
          <w:top w:val="none" w:sz="0" w:space="0" w:color="D9D9E3"/>
          <w:left w:val="none" w:sz="0" w:space="0" w:color="D9D9E3"/>
          <w:bottom w:val="none" w:sz="0" w:space="0" w:color="D9D9E3"/>
          <w:right w:val="none" w:sz="0" w:space="0" w:color="D9D9E3"/>
          <w:between w:val="none" w:sz="0" w:space="0" w:color="D9D9E3"/>
        </w:pBdr>
      </w:pPr>
      <w:r>
        <w:rPr>
          <w:rFonts w:ascii="Roboto" w:eastAsia="Roboto" w:hAnsi="Roboto" w:cs="Roboto"/>
          <w:color w:val="374151"/>
          <w:sz w:val="24"/>
          <w:szCs w:val="24"/>
        </w:rPr>
        <w:t>Применение: Широко используется в психофизиологии восприятия цвета и в некоторых цветовых моделях.</w:t>
      </w:r>
    </w:p>
    <w:p w:rsidR="002F7A47" w:rsidRDefault="00554BA5">
      <w:pPr>
        <w:numPr>
          <w:ilvl w:val="1"/>
          <w:numId w:val="2"/>
        </w:numPr>
        <w:pBdr>
          <w:top w:val="none" w:sz="0" w:space="0" w:color="D9D9E3"/>
          <w:left w:val="none" w:sz="0" w:space="0" w:color="D9D9E3"/>
          <w:bottom w:val="none" w:sz="0" w:space="0" w:color="D9D9E3"/>
          <w:right w:val="none" w:sz="0" w:space="0" w:color="D9D9E3"/>
          <w:between w:val="none" w:sz="0" w:space="0" w:color="D9D9E3"/>
        </w:pBdr>
        <w:spacing w:after="300"/>
      </w:pPr>
      <w:r>
        <w:rPr>
          <w:rFonts w:ascii="Roboto" w:eastAsia="Roboto" w:hAnsi="Roboto" w:cs="Roboto"/>
          <w:color w:val="374151"/>
          <w:sz w:val="24"/>
          <w:szCs w:val="24"/>
        </w:rPr>
        <w:t xml:space="preserve">Цветовые пространства: Например, цветовое пространство </w:t>
      </w:r>
      <w:proofErr w:type="spellStart"/>
      <w:r>
        <w:rPr>
          <w:rFonts w:ascii="Roboto" w:eastAsia="Roboto" w:hAnsi="Roboto" w:cs="Roboto"/>
          <w:color w:val="374151"/>
          <w:sz w:val="24"/>
          <w:szCs w:val="24"/>
        </w:rPr>
        <w:t>Lab</w:t>
      </w:r>
      <w:proofErr w:type="spellEnd"/>
      <w:r>
        <w:rPr>
          <w:rFonts w:ascii="Roboto" w:eastAsia="Roboto" w:hAnsi="Roboto" w:cs="Roboto"/>
          <w:color w:val="374151"/>
          <w:sz w:val="24"/>
          <w:szCs w:val="24"/>
        </w:rPr>
        <w:t xml:space="preserve"> (CIELAB) основано на </w:t>
      </w:r>
      <w:proofErr w:type="spellStart"/>
      <w:r>
        <w:rPr>
          <w:rFonts w:ascii="Roboto" w:eastAsia="Roboto" w:hAnsi="Roboto" w:cs="Roboto"/>
          <w:color w:val="374151"/>
          <w:sz w:val="24"/>
          <w:szCs w:val="24"/>
        </w:rPr>
        <w:t>оппонентной</w:t>
      </w:r>
      <w:proofErr w:type="spellEnd"/>
      <w:r>
        <w:rPr>
          <w:rFonts w:ascii="Roboto" w:eastAsia="Roboto" w:hAnsi="Roboto" w:cs="Roboto"/>
          <w:color w:val="374151"/>
          <w:sz w:val="24"/>
          <w:szCs w:val="24"/>
        </w:rPr>
        <w:t xml:space="preserve"> теории цвета и описывает цвет в терминах трех компонентов: светлота (L), зелено-красная (a) и сине-желтая (b).</w:t>
      </w:r>
    </w:p>
    <w:p w:rsidR="002F7A47" w:rsidRDefault="002F7A47">
      <w:pPr>
        <w:ind w:left="720"/>
      </w:pPr>
    </w:p>
    <w:p w:rsidR="002F7A47" w:rsidRDefault="00554BA5">
      <w:pPr>
        <w:pStyle w:val="1"/>
        <w:ind w:left="720"/>
      </w:pPr>
      <w:bookmarkStart w:id="41" w:name="_t1n3lmt7e3lc" w:colFirst="0" w:colLast="0"/>
      <w:bookmarkEnd w:id="41"/>
      <w:r>
        <w:br w:type="page"/>
      </w:r>
    </w:p>
    <w:p w:rsidR="002F7A47" w:rsidRDefault="00554BA5">
      <w:pPr>
        <w:pStyle w:val="1"/>
        <w:numPr>
          <w:ilvl w:val="0"/>
          <w:numId w:val="13"/>
        </w:numPr>
        <w:ind w:left="0" w:firstLine="708"/>
      </w:pPr>
      <w:bookmarkStart w:id="42" w:name="_Toc154103769"/>
      <w:r>
        <w:lastRenderedPageBreak/>
        <w:t>Некоторые фундаментальные отношения между пикселами: меры расстояний</w:t>
      </w:r>
      <w:bookmarkEnd w:id="42"/>
    </w:p>
    <w:p w:rsidR="002F7A47" w:rsidRDefault="00554BA5">
      <w:pPr>
        <w:ind w:left="720"/>
      </w:pPr>
      <w:r>
        <w:rPr>
          <w:noProof/>
          <w:lang w:val="ru-RU"/>
        </w:rPr>
        <w:drawing>
          <wp:inline distT="114300" distB="114300" distL="114300" distR="114300" wp14:anchorId="3CB167CF" wp14:editId="7CE85619">
            <wp:extent cx="5848350" cy="5610225"/>
            <wp:effectExtent l="0" t="0" r="0" b="0"/>
            <wp:docPr id="61"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108"/>
                    <a:srcRect/>
                    <a:stretch>
                      <a:fillRect/>
                    </a:stretch>
                  </pic:blipFill>
                  <pic:spPr>
                    <a:xfrm>
                      <a:off x="0" y="0"/>
                      <a:ext cx="5848350" cy="5610225"/>
                    </a:xfrm>
                    <a:prstGeom prst="rect">
                      <a:avLst/>
                    </a:prstGeom>
                    <a:ln/>
                  </pic:spPr>
                </pic:pic>
              </a:graphicData>
            </a:graphic>
          </wp:inline>
        </w:drawing>
      </w:r>
    </w:p>
    <w:p w:rsidR="002F7A47" w:rsidRDefault="00554BA5">
      <w:pPr>
        <w:pStyle w:val="1"/>
        <w:ind w:left="720"/>
      </w:pPr>
      <w:bookmarkStart w:id="43" w:name="_nr60buuxqxox" w:colFirst="0" w:colLast="0"/>
      <w:bookmarkEnd w:id="43"/>
      <w:r>
        <w:br w:type="page"/>
      </w:r>
    </w:p>
    <w:p w:rsidR="002F7A47" w:rsidRDefault="00554BA5">
      <w:pPr>
        <w:pStyle w:val="1"/>
        <w:numPr>
          <w:ilvl w:val="0"/>
          <w:numId w:val="13"/>
        </w:numPr>
        <w:ind w:left="0" w:firstLine="708"/>
      </w:pPr>
      <w:bookmarkStart w:id="44" w:name="_Toc154103770"/>
      <w:r>
        <w:lastRenderedPageBreak/>
        <w:t>Некоторые фундаментальные отношения между пикселами: смежность, связность, области и границы</w:t>
      </w:r>
      <w:bookmarkEnd w:id="44"/>
    </w:p>
    <w:p w:rsidR="002F7A47" w:rsidRDefault="00554BA5">
      <w:pPr>
        <w:ind w:left="720"/>
      </w:pPr>
      <w:r>
        <w:rPr>
          <w:noProof/>
          <w:lang w:val="ru-RU"/>
        </w:rPr>
        <w:drawing>
          <wp:inline distT="114300" distB="114300" distL="114300" distR="114300" wp14:anchorId="783BFE7B" wp14:editId="309EA933">
            <wp:extent cx="5962650" cy="5188982"/>
            <wp:effectExtent l="0" t="0" r="0" b="0"/>
            <wp:docPr id="59"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109"/>
                    <a:srcRect/>
                    <a:stretch>
                      <a:fillRect/>
                    </a:stretch>
                  </pic:blipFill>
                  <pic:spPr>
                    <a:xfrm>
                      <a:off x="0" y="0"/>
                      <a:ext cx="5962650" cy="5188982"/>
                    </a:xfrm>
                    <a:prstGeom prst="rect">
                      <a:avLst/>
                    </a:prstGeom>
                    <a:ln/>
                  </pic:spPr>
                </pic:pic>
              </a:graphicData>
            </a:graphic>
          </wp:inline>
        </w:drawing>
      </w:r>
    </w:p>
    <w:p w:rsidR="002F7A47" w:rsidRDefault="00554BA5">
      <w:pPr>
        <w:spacing w:line="240" w:lineRule="auto"/>
        <w:ind w:left="720"/>
      </w:pPr>
      <w:r>
        <w:rPr>
          <w:noProof/>
          <w:lang w:val="ru-RU"/>
        </w:rPr>
        <w:lastRenderedPageBreak/>
        <w:drawing>
          <wp:inline distT="114300" distB="114300" distL="114300" distR="114300" wp14:anchorId="51CDCE63" wp14:editId="5F738308">
            <wp:extent cx="6010275" cy="8439150"/>
            <wp:effectExtent l="0" t="0" r="0" b="0"/>
            <wp:docPr id="72"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110"/>
                    <a:srcRect/>
                    <a:stretch>
                      <a:fillRect/>
                    </a:stretch>
                  </pic:blipFill>
                  <pic:spPr>
                    <a:xfrm>
                      <a:off x="0" y="0"/>
                      <a:ext cx="6010275" cy="8439150"/>
                    </a:xfrm>
                    <a:prstGeom prst="rect">
                      <a:avLst/>
                    </a:prstGeom>
                    <a:ln/>
                  </pic:spPr>
                </pic:pic>
              </a:graphicData>
            </a:graphic>
          </wp:inline>
        </w:drawing>
      </w:r>
      <w:r>
        <w:br w:type="page"/>
      </w:r>
    </w:p>
    <w:p w:rsidR="002F7A47" w:rsidRDefault="00554BA5">
      <w:pPr>
        <w:pStyle w:val="1"/>
        <w:numPr>
          <w:ilvl w:val="0"/>
          <w:numId w:val="13"/>
        </w:numPr>
        <w:ind w:left="0" w:firstLine="708"/>
      </w:pPr>
      <w:bookmarkStart w:id="45" w:name="_Toc154103771"/>
      <w:r>
        <w:lastRenderedPageBreak/>
        <w:t>Некоторые фундаментальные отношения между пикселами: соседи отдельного элемента</w:t>
      </w:r>
      <w:bookmarkEnd w:id="45"/>
    </w:p>
    <w:p w:rsidR="002F7A47" w:rsidRDefault="00554BA5">
      <w:pPr>
        <w:ind w:left="720"/>
      </w:pPr>
      <w:r>
        <w:rPr>
          <w:noProof/>
          <w:lang w:val="ru-RU"/>
        </w:rPr>
        <w:drawing>
          <wp:inline distT="114300" distB="114300" distL="114300" distR="114300" wp14:anchorId="6D76A64A" wp14:editId="7BD663A8">
            <wp:extent cx="6010275" cy="5181600"/>
            <wp:effectExtent l="0" t="0" r="0" b="0"/>
            <wp:docPr id="70"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111"/>
                    <a:srcRect/>
                    <a:stretch>
                      <a:fillRect/>
                    </a:stretch>
                  </pic:blipFill>
                  <pic:spPr>
                    <a:xfrm>
                      <a:off x="0" y="0"/>
                      <a:ext cx="6010275" cy="5181600"/>
                    </a:xfrm>
                    <a:prstGeom prst="rect">
                      <a:avLst/>
                    </a:prstGeom>
                    <a:ln/>
                  </pic:spPr>
                </pic:pic>
              </a:graphicData>
            </a:graphic>
          </wp:inline>
        </w:drawing>
      </w:r>
    </w:p>
    <w:p w:rsidR="002F7A47" w:rsidRDefault="00554BA5">
      <w:pPr>
        <w:spacing w:line="240" w:lineRule="auto"/>
        <w:ind w:left="720"/>
      </w:pPr>
      <w:r>
        <w:br w:type="page"/>
      </w:r>
    </w:p>
    <w:p w:rsidR="002F7A47" w:rsidRDefault="00554BA5">
      <w:pPr>
        <w:pStyle w:val="1"/>
        <w:numPr>
          <w:ilvl w:val="0"/>
          <w:numId w:val="13"/>
        </w:numPr>
        <w:ind w:left="0" w:firstLine="708"/>
      </w:pPr>
      <w:bookmarkStart w:id="46" w:name="_Toc154103772"/>
      <w:r>
        <w:lastRenderedPageBreak/>
        <w:t>Нелинейная коррекция яркости изображений: гамма-коррекция, логарифмическая коррекция, соляризация изображения</w:t>
      </w:r>
      <w:bookmarkEnd w:id="46"/>
    </w:p>
    <w:p w:rsidR="002F7A47" w:rsidRDefault="002F7A47">
      <w:pPr>
        <w:ind w:left="720"/>
      </w:pP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u w:val="single"/>
        </w:rPr>
        <w:t>Гамма-коррекция</w:t>
      </w:r>
      <w:r>
        <w:rPr>
          <w:rFonts w:ascii="Times New Roman" w:eastAsia="Times New Roman" w:hAnsi="Times New Roman" w:cs="Times New Roman"/>
          <w:sz w:val="24"/>
          <w:szCs w:val="24"/>
        </w:rPr>
        <w:t xml:space="preserve"> – это операция коррекции яркости изображения I, используемая для одинакового представления изображений на мониторах с нелинейной характеристикой яркости.</w:t>
      </w:r>
    </w:p>
    <w:p w:rsidR="002F7A47" w:rsidRDefault="00554BA5">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Цель – коррекция для правильного отображения на мониторе. Так называют преобразование вида:</w:t>
      </w:r>
    </w:p>
    <w:p w:rsidR="002F7A47" w:rsidRDefault="00554BA5">
      <w:pPr>
        <w:spacing w:line="240" w:lineRule="auto"/>
        <w:ind w:firstLine="7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u w:val="single"/>
        </w:rPr>
        <w:t>Логарифмическое изменение яркости</w:t>
      </w:r>
      <w:r>
        <w:rPr>
          <w:rFonts w:ascii="Gungsuh" w:eastAsia="Gungsuh" w:hAnsi="Gungsuh" w:cs="Gungsuh"/>
          <w:sz w:val="24"/>
          <w:szCs w:val="24"/>
        </w:rPr>
        <w:t xml:space="preserve"> с - константа, b≤1</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Цель – сжатие динамического диапазона при визуализации данных</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u w:val="single"/>
        </w:rPr>
        <w:t>Соляризация</w:t>
      </w:r>
      <w:r>
        <w:rPr>
          <w:rFonts w:ascii="Times New Roman" w:eastAsia="Times New Roman" w:hAnsi="Times New Roman" w:cs="Times New Roman"/>
          <w:sz w:val="24"/>
          <w:szCs w:val="24"/>
        </w:rPr>
        <w:t xml:space="preserve"> – изменяет яркость с помощью параболической функции</w:t>
      </w:r>
    </w:p>
    <w:p w:rsidR="002F7A47" w:rsidRDefault="00554BA5">
      <w:pPr>
        <w:spacing w:line="240" w:lineRule="auto"/>
        <w:ind w:firstLine="700"/>
        <w:jc w:val="both"/>
      </w:pPr>
      <w:r>
        <w:rPr>
          <w:rFonts w:ascii="Times New Roman" w:eastAsia="Times New Roman" w:hAnsi="Times New Roman" w:cs="Times New Roman"/>
          <w:sz w:val="24"/>
          <w:szCs w:val="24"/>
        </w:rPr>
        <w:t>Участки исходного изображения с яркостью, близкой к белому цвету, после обработки принимают значения яркости ближе к черному. При этом темные участки остаются темными</w:t>
      </w:r>
    </w:p>
    <w:p w:rsidR="002F7A47" w:rsidRDefault="00554BA5" w:rsidP="00727A29">
      <w:pPr>
        <w:jc w:val="center"/>
      </w:pPr>
      <w:bookmarkStart w:id="47" w:name="_zi10rj9w880p" w:colFirst="0" w:colLast="0"/>
      <w:bookmarkEnd w:id="47"/>
      <w:r>
        <w:rPr>
          <w:noProof/>
          <w:lang w:val="ru-RU"/>
        </w:rPr>
        <w:drawing>
          <wp:inline distT="114300" distB="114300" distL="114300" distR="114300" wp14:anchorId="6ABA311E" wp14:editId="03FB4D4E">
            <wp:extent cx="5895975" cy="6838950"/>
            <wp:effectExtent l="0" t="0" r="0" b="0"/>
            <wp:docPr id="3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12"/>
                    <a:srcRect/>
                    <a:stretch>
                      <a:fillRect/>
                    </a:stretch>
                  </pic:blipFill>
                  <pic:spPr>
                    <a:xfrm>
                      <a:off x="0" y="0"/>
                      <a:ext cx="5895975" cy="6838950"/>
                    </a:xfrm>
                    <a:prstGeom prst="rect">
                      <a:avLst/>
                    </a:prstGeom>
                    <a:ln/>
                  </pic:spPr>
                </pic:pic>
              </a:graphicData>
            </a:graphic>
          </wp:inline>
        </w:drawing>
      </w:r>
      <w:r>
        <w:br w:type="page"/>
      </w:r>
    </w:p>
    <w:p w:rsidR="002F7A47" w:rsidRDefault="00554BA5">
      <w:pPr>
        <w:pStyle w:val="1"/>
        <w:numPr>
          <w:ilvl w:val="0"/>
          <w:numId w:val="13"/>
        </w:numPr>
        <w:ind w:left="0" w:firstLine="708"/>
      </w:pPr>
      <w:bookmarkStart w:id="48" w:name="_Toc154103773"/>
      <w:r>
        <w:lastRenderedPageBreak/>
        <w:t>Нелинейная фильтрация</w:t>
      </w:r>
      <w:bookmarkEnd w:id="48"/>
    </w:p>
    <w:p w:rsidR="002F7A47" w:rsidRDefault="00554BA5">
      <w:pPr>
        <w:spacing w:line="240" w:lineRule="auto"/>
        <w:ind w:firstLine="7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Нелинейные методы</w:t>
      </w:r>
      <w:r>
        <w:rPr>
          <w:rFonts w:ascii="Times New Roman" w:eastAsia="Times New Roman" w:hAnsi="Times New Roman" w:cs="Times New Roman"/>
          <w:sz w:val="24"/>
          <w:szCs w:val="24"/>
        </w:rPr>
        <w:t xml:space="preserve"> используются, когда плохо работают линейные методы. На реальных изображениях в районе границ разных объектов распределение яркости имеет не </w:t>
      </w:r>
      <w:proofErr w:type="spellStart"/>
      <w:r>
        <w:rPr>
          <w:rFonts w:ascii="Times New Roman" w:eastAsia="Times New Roman" w:hAnsi="Times New Roman" w:cs="Times New Roman"/>
          <w:sz w:val="24"/>
          <w:szCs w:val="24"/>
        </w:rPr>
        <w:t>гауссовское</w:t>
      </w:r>
      <w:proofErr w:type="spellEnd"/>
      <w:r>
        <w:rPr>
          <w:rFonts w:ascii="Times New Roman" w:eastAsia="Times New Roman" w:hAnsi="Times New Roman" w:cs="Times New Roman"/>
          <w:sz w:val="24"/>
          <w:szCs w:val="24"/>
        </w:rPr>
        <w:t xml:space="preserve"> распределение, следовательно, низкочастотная фильтрация (линейный) работает плохо.</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Медианная фильтрация</w:t>
      </w:r>
      <w:r>
        <w:rPr>
          <w:rFonts w:ascii="Times New Roman" w:eastAsia="Times New Roman" w:hAnsi="Times New Roman" w:cs="Times New Roman"/>
          <w:sz w:val="24"/>
          <w:szCs w:val="24"/>
        </w:rPr>
        <w:t xml:space="preserve">. Помехи в виде белых или черных точек на изображении – это шумы импульсного типа. Линейные фильтры не устраняют их полностью, а лишь локально усредняют их значения. Шумы такого типа удаляются с помощью нелинейных фильтров, </w:t>
      </w:r>
      <w:proofErr w:type="gramStart"/>
      <w:r>
        <w:rPr>
          <w:rFonts w:ascii="Times New Roman" w:eastAsia="Times New Roman" w:hAnsi="Times New Roman" w:cs="Times New Roman"/>
          <w:sz w:val="24"/>
          <w:szCs w:val="24"/>
        </w:rPr>
        <w:t>например</w:t>
      </w:r>
      <w:proofErr w:type="gramEnd"/>
      <w:r>
        <w:rPr>
          <w:rFonts w:ascii="Times New Roman" w:eastAsia="Times New Roman" w:hAnsi="Times New Roman" w:cs="Times New Roman"/>
          <w:sz w:val="24"/>
          <w:szCs w:val="24"/>
        </w:rPr>
        <w:t xml:space="preserve"> медианных.</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При классической медианной фильтрации используется понятие окрестности и ее центра, но не задаются весовые коэффициенты</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Окрестность может иметь произвольную форму и размер, а центр располагаться произвольно относительно окрестности.</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При совмещении центра окрестности с анализируемым пикселом окрестность становится окном, в которое попадает ряд соседних с центром пикселов.</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Значения яркости пикселов, попавших в окно, сортируются по возрастанию, значение среднего в ряду (медианного) элемента после сортировки и будет результатом медианной фильтрации в данном окне. Затем окно смещается, и процедура повторяется для всех пикселов исходного изображения</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Ранговая фильтрация</w:t>
      </w:r>
      <w:r>
        <w:rPr>
          <w:rFonts w:ascii="Gungsuh" w:eastAsia="Gungsuh" w:hAnsi="Gungsuh" w:cs="Gungsuh"/>
          <w:sz w:val="24"/>
          <w:szCs w:val="24"/>
        </w:rPr>
        <w:t>. Медианный фильтр является частным случаем класса фильтров, называемых ранговыми, или порядковыми. Ранговый фильтр порядка r (1 ≤ r ≤ N, где N – число элементов в окрестности) выбирает из полученного ряда элемент с номером r и присваивает его значение как результат фильтрации пиксела исходного изображения.</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Если число N нечетное и r = (N + 1)/2, фильтр становится медианным. Если r = 1, фильтр выбирает минимальное значение яркости в окне и называется </w:t>
      </w:r>
      <w:proofErr w:type="spellStart"/>
      <w:r>
        <w:rPr>
          <w:rFonts w:ascii="Times New Roman" w:eastAsia="Times New Roman" w:hAnsi="Times New Roman" w:cs="Times New Roman"/>
          <w:sz w:val="24"/>
          <w:szCs w:val="24"/>
        </w:rPr>
        <w:t>min</w:t>
      </w:r>
      <w:proofErr w:type="spellEnd"/>
      <w:r>
        <w:rPr>
          <w:rFonts w:ascii="Times New Roman" w:eastAsia="Times New Roman" w:hAnsi="Times New Roman" w:cs="Times New Roman"/>
          <w:sz w:val="24"/>
          <w:szCs w:val="24"/>
        </w:rPr>
        <w:t xml:space="preserve">-фильтром. Если r = N, фильтр выбирает максимальное значение яркости в окне и называется </w:t>
      </w:r>
      <w:proofErr w:type="spellStart"/>
      <w:r>
        <w:rPr>
          <w:rFonts w:ascii="Times New Roman" w:eastAsia="Times New Roman" w:hAnsi="Times New Roman" w:cs="Times New Roman"/>
          <w:sz w:val="24"/>
          <w:szCs w:val="24"/>
        </w:rPr>
        <w:t>max</w:t>
      </w:r>
      <w:proofErr w:type="spellEnd"/>
      <w:r>
        <w:rPr>
          <w:rFonts w:ascii="Times New Roman" w:eastAsia="Times New Roman" w:hAnsi="Times New Roman" w:cs="Times New Roman"/>
          <w:sz w:val="24"/>
          <w:szCs w:val="24"/>
        </w:rPr>
        <w:t>-фильтром.</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Иногда ранг задается в процентах. Тогда выбор минимального значения соответствует 0 %, медианного – 50 %, а максимального – 100 %</w:t>
      </w:r>
    </w:p>
    <w:p w:rsidR="002F7A47" w:rsidRDefault="002F7A47"/>
    <w:p w:rsidR="002F7A47" w:rsidRDefault="00554BA5">
      <w:pPr>
        <w:spacing w:line="240" w:lineRule="auto"/>
        <w:ind w:left="720"/>
      </w:pPr>
      <w:r>
        <w:br w:type="page"/>
      </w:r>
    </w:p>
    <w:p w:rsidR="002F7A47" w:rsidRDefault="00554BA5">
      <w:pPr>
        <w:pStyle w:val="1"/>
        <w:numPr>
          <w:ilvl w:val="0"/>
          <w:numId w:val="13"/>
        </w:numPr>
        <w:ind w:left="0" w:firstLine="708"/>
      </w:pPr>
      <w:bookmarkStart w:id="49" w:name="_Toc154103774"/>
      <w:r>
        <w:lastRenderedPageBreak/>
        <w:t>Низкочастотные фильтры</w:t>
      </w:r>
      <w:bookmarkEnd w:id="49"/>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Низкочастотные пространственные фильтры</w:t>
      </w:r>
      <w:r>
        <w:rPr>
          <w:rFonts w:ascii="Times New Roman" w:eastAsia="Times New Roman" w:hAnsi="Times New Roman" w:cs="Times New Roman"/>
          <w:sz w:val="24"/>
          <w:szCs w:val="24"/>
        </w:rPr>
        <w:t xml:space="preserve"> оставляют низкочастотные компоненты изображения (области с плавными изменениями яркости) нетронутыми и ослабляют высокочастотные компоненты.</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Используются</w:t>
      </w:r>
      <w:r>
        <w:rPr>
          <w:rFonts w:ascii="Times New Roman" w:eastAsia="Times New Roman" w:hAnsi="Times New Roman" w:cs="Times New Roman"/>
          <w:sz w:val="24"/>
          <w:szCs w:val="24"/>
        </w:rPr>
        <w:t xml:space="preserve"> для:</w:t>
      </w:r>
    </w:p>
    <w:p w:rsidR="002F7A47" w:rsidRDefault="00554BA5">
      <w:pPr>
        <w:spacing w:line="240" w:lineRule="auto"/>
        <w:ind w:left="700"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понижения шума</w:t>
      </w:r>
    </w:p>
    <w:p w:rsidR="002F7A47" w:rsidRDefault="00554BA5">
      <w:pPr>
        <w:spacing w:line="240" w:lineRule="auto"/>
        <w:ind w:left="1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для удаления высокочастотных компонент из изображения с тем, чтобы можно было тщательнее исследовать содержание низкочастотных компонент.</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Результатом низкочастотной фильтрации является размытие изображения.</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Отличительные признаки</w:t>
      </w:r>
      <w:r>
        <w:rPr>
          <w:rFonts w:ascii="Times New Roman" w:eastAsia="Times New Roman" w:hAnsi="Times New Roman" w:cs="Times New Roman"/>
          <w:sz w:val="24"/>
          <w:szCs w:val="24"/>
        </w:rPr>
        <w:t xml:space="preserve"> низкочастотных фильтров:</w:t>
      </w:r>
    </w:p>
    <w:p w:rsidR="002F7A47" w:rsidRDefault="00554BA5">
      <w:pPr>
        <w:spacing w:line="240" w:lineRule="auto"/>
        <w:ind w:left="15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неотрицательные коэффициенты маски;</w:t>
      </w:r>
    </w:p>
    <w:p w:rsidR="002F7A47" w:rsidRDefault="00554BA5">
      <w:pPr>
        <w:spacing w:line="240" w:lineRule="auto"/>
        <w:ind w:left="15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сумма всех коэффициентов равна единице.</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Большую группу низкочастотных фильтров составляют усредняющие (или сглаживающие) фильтры, можно ещё упомянуть фильтр Гаусса.</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усредняющих фильтрах различен способ нахождения среднего значения яркости в окрестности.</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Различают усредняющие фильтры</w:t>
      </w:r>
      <w:r>
        <w:rPr>
          <w:rFonts w:ascii="Times New Roman" w:eastAsia="Times New Roman" w:hAnsi="Times New Roman" w:cs="Times New Roman"/>
          <w:sz w:val="24"/>
          <w:szCs w:val="24"/>
        </w:rPr>
        <w:t>:</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арифметические (усредняет значение яркости пиксела по окрестности путем использования маски с одинаковыми коэффициентами)</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геометрические (сглаживание изображения, аналогичное арифметическому усреднению, наблюдается ухудшение резкости, свойственное всем фильтрам из этого класса, но отдельные объекты исходного изображения искажаются меньше. Как и усредняющий арифметический, может использоваться для подавления высокочастотного аддитивного шума, имея при этом лучшие статистические характеристики, хотя новые значения яркости дольше вычисляются)</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гармонические (фильтр хорошо работает с импульсными шумами типа «соль» (белыми точками) и не работает с шумами типа «перец»)</w:t>
      </w:r>
    </w:p>
    <w:p w:rsidR="002F7A47" w:rsidRDefault="00554BA5">
      <w:pPr>
        <w:spacing w:line="240" w:lineRule="auto"/>
        <w:ind w:firstLine="700"/>
        <w:jc w:val="both"/>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контргармонические</w:t>
      </w:r>
      <w:proofErr w:type="spellEnd"/>
      <w:r>
        <w:rPr>
          <w:rFonts w:ascii="Times New Roman" w:eastAsia="Times New Roman" w:hAnsi="Times New Roman" w:cs="Times New Roman"/>
          <w:sz w:val="24"/>
          <w:szCs w:val="24"/>
        </w:rPr>
        <w:t xml:space="preserve"> (обобщение арифметического и гармонического усреднений. Идеально подходит для уменьшения или полного устранения импульсных шумов типа «соль-и-перец», причем может подавлять шумы как «перец», так и «соль». Однако одновременное удаление биполярного импульсного шума, т.е. белых и черных точек, невозможно)</w:t>
      </w:r>
    </w:p>
    <w:p w:rsidR="002F7A47" w:rsidRDefault="00554BA5">
      <w:pPr>
        <w:spacing w:line="240" w:lineRule="auto"/>
        <w:ind w:left="720"/>
      </w:pPr>
      <w:r>
        <w:br w:type="page"/>
      </w:r>
    </w:p>
    <w:p w:rsidR="002F7A47" w:rsidRDefault="00554BA5">
      <w:pPr>
        <w:pStyle w:val="1"/>
        <w:numPr>
          <w:ilvl w:val="0"/>
          <w:numId w:val="13"/>
        </w:numPr>
        <w:ind w:left="0" w:firstLine="708"/>
      </w:pPr>
      <w:bookmarkStart w:id="50" w:name="_Toc154103775"/>
      <w:r>
        <w:lastRenderedPageBreak/>
        <w:t>Обнаружение точек, линий и перепадов. Пороговая обработка</w:t>
      </w:r>
      <w:bookmarkEnd w:id="50"/>
    </w:p>
    <w:p w:rsidR="002F7A47" w:rsidRDefault="00554BA5">
      <w:pPr>
        <w:spacing w:line="240" w:lineRule="auto"/>
        <w:ind w:firstLine="70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Обнаружение изолированных точек</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 представляет особой сложности. Самый простой подход – воспользоваться маской.</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Идея – изолированная точка (т.е. точка, расположенная в центре однородной или почти однородной области, значение яркости которой существенно отличается от яркости фона) будет заметно отличаться по яркости от ближайших соседей, а значит будет легко обнаруживаться с помощью маски (измеряется взвешенная сумма разностей значений центрального элемента и его соседей)</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Перепад</w:t>
      </w:r>
      <w:r>
        <w:rPr>
          <w:rFonts w:ascii="Times New Roman" w:eastAsia="Times New Roman" w:hAnsi="Times New Roman" w:cs="Times New Roman"/>
          <w:sz w:val="24"/>
          <w:szCs w:val="24"/>
        </w:rPr>
        <w:t xml:space="preserve"> – связное множество пикселей, лежащих на границе между двумя областями.</w:t>
      </w:r>
    </w:p>
    <w:p w:rsidR="002F7A47" w:rsidRDefault="00554BA5">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Значение первой производной</w:t>
      </w:r>
      <w:r>
        <w:rPr>
          <w:rFonts w:ascii="Times New Roman" w:eastAsia="Times New Roman" w:hAnsi="Times New Roman" w:cs="Times New Roman"/>
          <w:sz w:val="24"/>
          <w:szCs w:val="24"/>
        </w:rPr>
        <w:t xml:space="preserve"> можно использовать для обнаружения наличия перепада яркости в каждой точке изображения (т.е. выяснения, находится ли точка на наклонном участке). </w:t>
      </w:r>
      <w:r>
        <w:rPr>
          <w:rFonts w:ascii="Times New Roman" w:eastAsia="Times New Roman" w:hAnsi="Times New Roman" w:cs="Times New Roman"/>
          <w:i/>
          <w:sz w:val="24"/>
          <w:szCs w:val="24"/>
        </w:rPr>
        <w:t>Знак второй производной</w:t>
      </w:r>
      <w:r>
        <w:rPr>
          <w:rFonts w:ascii="Times New Roman" w:eastAsia="Times New Roman" w:hAnsi="Times New Roman" w:cs="Times New Roman"/>
          <w:sz w:val="24"/>
          <w:szCs w:val="24"/>
        </w:rPr>
        <w:t xml:space="preserve"> позволяет определить, лежит ли пиксель, находящийся на перепаде, на темной или светлой его части.</w:t>
      </w:r>
    </w:p>
    <w:p w:rsidR="002F7A47" w:rsidRDefault="00554BA5">
      <w:pPr>
        <w:spacing w:line="240" w:lineRule="auto"/>
        <w:ind w:firstLine="70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Простые методы обнаружения контурных перепадов</w:t>
      </w:r>
    </w:p>
    <w:p w:rsidR="002F7A47" w:rsidRDefault="00554BA5">
      <w:pPr>
        <w:pBdr>
          <w:top w:val="nil"/>
          <w:left w:val="nil"/>
          <w:bottom w:val="nil"/>
          <w:right w:val="nil"/>
          <w:between w:val="nil"/>
        </w:pBdr>
        <w:spacing w:line="240" w:lineRule="auto"/>
        <w:ind w:firstLine="700"/>
        <w:jc w:val="both"/>
        <w:rPr>
          <w:ins w:id="51" w:author="Алексей Василевский" w:date="2023-12-21T22:52:00Z"/>
          <w:rFonts w:ascii="Times New Roman" w:eastAsia="Times New Roman" w:hAnsi="Times New Roman" w:cs="Times New Roman"/>
          <w:sz w:val="24"/>
          <w:szCs w:val="24"/>
        </w:rPr>
      </w:pPr>
      <w:r>
        <w:rPr>
          <w:rFonts w:ascii="Times New Roman" w:eastAsia="Times New Roman" w:hAnsi="Times New Roman" w:cs="Times New Roman"/>
          <w:sz w:val="24"/>
          <w:szCs w:val="24"/>
        </w:rPr>
        <w:t>Эти производные могут быть реализованы путем обработки всего изображения с помощью оператора, описываемого масками.</w:t>
      </w:r>
    </w:p>
    <w:p w:rsidR="002F7A47" w:rsidRDefault="00554BA5">
      <w:pPr>
        <w:pBdr>
          <w:top w:val="nil"/>
          <w:left w:val="nil"/>
          <w:bottom w:val="nil"/>
          <w:right w:val="nil"/>
          <w:between w:val="nil"/>
        </w:pBdr>
        <w:spacing w:line="240" w:lineRule="auto"/>
        <w:ind w:firstLine="700"/>
        <w:jc w:val="both"/>
        <w:rPr>
          <w:ins w:id="52" w:author="Алексей Василевский" w:date="2023-12-21T22:52:00Z"/>
          <w:rFonts w:ascii="Times New Roman" w:eastAsia="Times New Roman" w:hAnsi="Times New Roman" w:cs="Times New Roman"/>
          <w:color w:val="000000"/>
          <w:sz w:val="24"/>
          <w:szCs w:val="24"/>
          <w:u w:val="single"/>
        </w:rPr>
      </w:pPr>
      <w:ins w:id="53" w:author="Алексей Василевский" w:date="2023-12-21T22:52:00Z">
        <w:r>
          <w:rPr>
            <w:rFonts w:ascii="Times New Roman" w:eastAsia="Times New Roman" w:hAnsi="Times New Roman" w:cs="Times New Roman"/>
            <w:color w:val="000000"/>
            <w:sz w:val="24"/>
            <w:szCs w:val="24"/>
            <w:u w:val="single"/>
          </w:rPr>
          <w:t>Обнаружение линий:</w:t>
        </w:r>
      </w:ins>
    </w:p>
    <w:p w:rsidR="002F7A47" w:rsidRDefault="00554BA5">
      <w:pPr>
        <w:pBdr>
          <w:top w:val="nil"/>
          <w:left w:val="nil"/>
          <w:bottom w:val="nil"/>
          <w:right w:val="nil"/>
          <w:between w:val="nil"/>
        </w:pBdr>
        <w:spacing w:line="240" w:lineRule="auto"/>
        <w:ind w:firstLine="700"/>
        <w:jc w:val="both"/>
        <w:rPr>
          <w:ins w:id="54" w:author="Алексей Василевский" w:date="2023-12-21T22:52:00Z"/>
          <w:rFonts w:ascii="Times New Roman" w:eastAsia="Times New Roman" w:hAnsi="Times New Roman" w:cs="Times New Roman"/>
          <w:sz w:val="24"/>
          <w:szCs w:val="24"/>
        </w:rPr>
      </w:pPr>
      <w:ins w:id="55" w:author="Алексей Василевский" w:date="2023-12-21T22:52:00Z">
        <w:r>
          <w:rPr>
            <w:rFonts w:ascii="Times New Roman" w:eastAsia="Times New Roman" w:hAnsi="Times New Roman" w:cs="Times New Roman"/>
            <w:sz w:val="24"/>
            <w:szCs w:val="24"/>
          </w:rPr>
          <w:t xml:space="preserve">Для обнаружения линий пороговая обработка может быть комбинирована с операциями свертки. Например, применение фильтра </w:t>
        </w:r>
        <w:proofErr w:type="spellStart"/>
        <w:r>
          <w:rPr>
            <w:rFonts w:ascii="Times New Roman" w:eastAsia="Times New Roman" w:hAnsi="Times New Roman" w:cs="Times New Roman"/>
            <w:sz w:val="24"/>
            <w:szCs w:val="24"/>
          </w:rPr>
          <w:t>Собеля</w:t>
        </w:r>
        <w:proofErr w:type="spellEnd"/>
        <w:r>
          <w:rPr>
            <w:rFonts w:ascii="Times New Roman" w:eastAsia="Times New Roman" w:hAnsi="Times New Roman" w:cs="Times New Roman"/>
            <w:sz w:val="24"/>
            <w:szCs w:val="24"/>
          </w:rPr>
          <w:t xml:space="preserve"> или оператора Лапласа к изображению может выделить границы и, следовательно, линии. Затем применяется пороговая обработка для выделения тех областей, где интенсивность изменяется достаточно резко.</w:t>
        </w:r>
      </w:ins>
    </w:p>
    <w:p w:rsidR="002F7A47" w:rsidRPr="002F7A47" w:rsidRDefault="002F7A47">
      <w:pPr>
        <w:pBdr>
          <w:top w:val="nil"/>
          <w:left w:val="nil"/>
          <w:bottom w:val="nil"/>
          <w:right w:val="nil"/>
          <w:between w:val="nil"/>
        </w:pBdr>
        <w:spacing w:line="240" w:lineRule="auto"/>
        <w:ind w:firstLine="700"/>
        <w:jc w:val="both"/>
        <w:rPr>
          <w:rFonts w:ascii="Times New Roman" w:eastAsia="Times New Roman" w:hAnsi="Times New Roman" w:cs="Times New Roman"/>
          <w:sz w:val="24"/>
          <w:szCs w:val="24"/>
          <w:rPrChange w:id="56" w:author="Алексей Василевский" w:date="2023-12-21T22:52:00Z">
            <w:rPr/>
          </w:rPrChange>
        </w:rPr>
      </w:pPr>
    </w:p>
    <w:p w:rsidR="002F7A47" w:rsidRDefault="00554BA5">
      <w:pPr>
        <w:spacing w:line="240" w:lineRule="auto"/>
        <w:ind w:left="720"/>
      </w:pPr>
      <w:r>
        <w:br w:type="page"/>
      </w:r>
    </w:p>
    <w:p w:rsidR="002F7A47" w:rsidRDefault="00554BA5">
      <w:pPr>
        <w:pStyle w:val="1"/>
        <w:numPr>
          <w:ilvl w:val="0"/>
          <w:numId w:val="13"/>
        </w:numPr>
        <w:ind w:left="0" w:firstLine="708"/>
      </w:pPr>
      <w:bookmarkStart w:id="57" w:name="_Toc154103776"/>
      <w:r>
        <w:lastRenderedPageBreak/>
        <w:t>Основные стадии цифровой обработки изображений</w:t>
      </w:r>
      <w:bookmarkEnd w:id="57"/>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Цифровая обработка изображений</w:t>
      </w:r>
      <w:r>
        <w:rPr>
          <w:rFonts w:ascii="Times New Roman" w:eastAsia="Times New Roman" w:hAnsi="Times New Roman" w:cs="Times New Roman"/>
          <w:sz w:val="24"/>
          <w:szCs w:val="24"/>
        </w:rPr>
        <w:t xml:space="preserve"> – это любое изменение данных, представленных в виде цифровых изображений. Результата обработки – изображение.</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Цель обработки изображений есть преобразование изображений, ориентированное на визуальное восприятие человеком (</w:t>
      </w:r>
      <w:r>
        <w:rPr>
          <w:rFonts w:ascii="Times New Roman" w:eastAsia="Times New Roman" w:hAnsi="Times New Roman" w:cs="Times New Roman"/>
          <w:sz w:val="24"/>
          <w:szCs w:val="24"/>
          <w:u w:val="single"/>
        </w:rPr>
        <w:t>повышение качества, коррекция цвета и контраста, исправление мелких помех или искажение изображения</w:t>
      </w:r>
      <w:r>
        <w:rPr>
          <w:rFonts w:ascii="Times New Roman" w:eastAsia="Times New Roman" w:hAnsi="Times New Roman" w:cs="Times New Roman"/>
          <w:sz w:val="24"/>
          <w:szCs w:val="24"/>
        </w:rPr>
        <w:t>) и их автоматизированный анализ (</w:t>
      </w:r>
      <w:r>
        <w:rPr>
          <w:rFonts w:ascii="Times New Roman" w:eastAsia="Times New Roman" w:hAnsi="Times New Roman" w:cs="Times New Roman"/>
          <w:sz w:val="24"/>
          <w:szCs w:val="24"/>
          <w:u w:val="single"/>
        </w:rPr>
        <w:t>фильтрация, математическая морфология, сегментация на области определенного классов, выделение объектов</w:t>
      </w:r>
      <w:r>
        <w:rPr>
          <w:rFonts w:ascii="Times New Roman" w:eastAsia="Times New Roman" w:hAnsi="Times New Roman" w:cs="Times New Roman"/>
          <w:sz w:val="24"/>
          <w:szCs w:val="24"/>
        </w:rPr>
        <w:t>).</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Задачи цифровой обработки изображений:</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улучшение заключается в таком изменении изображений, чтобы результат оказался наиболее подходящим с точки зрения конкретного применения;</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при восстановлении изображения также выполняется повышение его качества, но известен тип преобразования, исказившего изображение</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Можно выделить </w:t>
      </w:r>
      <w:r>
        <w:rPr>
          <w:rFonts w:ascii="Times New Roman" w:eastAsia="Times New Roman" w:hAnsi="Times New Roman" w:cs="Times New Roman"/>
          <w:sz w:val="24"/>
          <w:szCs w:val="24"/>
          <w:u w:val="single"/>
        </w:rPr>
        <w:t>группы методов в зависимости от их предназначений</w:t>
      </w:r>
      <w:r>
        <w:rPr>
          <w:rFonts w:ascii="Times New Roman" w:eastAsia="Times New Roman" w:hAnsi="Times New Roman" w:cs="Times New Roman"/>
          <w:sz w:val="24"/>
          <w:szCs w:val="24"/>
        </w:rPr>
        <w:t>.</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Исправление дефектов изображения, обусловленных:</w:t>
      </w:r>
    </w:p>
    <w:p w:rsidR="002F7A47" w:rsidRDefault="00554BA5">
      <w:pPr>
        <w:spacing w:line="240" w:lineRule="auto"/>
        <w:ind w:left="700"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шумом;</w:t>
      </w:r>
    </w:p>
    <w:p w:rsidR="002F7A47" w:rsidRDefault="00554BA5">
      <w:pPr>
        <w:spacing w:line="240" w:lineRule="auto"/>
        <w:ind w:left="700"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недостаточной или избыточной яркостью;</w:t>
      </w:r>
    </w:p>
    <w:p w:rsidR="002F7A47" w:rsidRDefault="00554BA5">
      <w:pPr>
        <w:spacing w:line="240" w:lineRule="auto"/>
        <w:ind w:left="700"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недостаточной контрастностью или узким динамическим диапазоном изображения;</w:t>
      </w:r>
    </w:p>
    <w:p w:rsidR="002F7A47" w:rsidRDefault="00554BA5">
      <w:pPr>
        <w:spacing w:line="240" w:lineRule="auto"/>
        <w:ind w:left="700"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неправильным цветовым тоном;</w:t>
      </w:r>
    </w:p>
    <w:p w:rsidR="002F7A47" w:rsidRDefault="00554BA5">
      <w:pPr>
        <w:spacing w:line="240" w:lineRule="auto"/>
        <w:ind w:left="700"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нерезкостью (</w:t>
      </w:r>
      <w:proofErr w:type="spellStart"/>
      <w:r>
        <w:rPr>
          <w:rFonts w:ascii="Times New Roman" w:eastAsia="Times New Roman" w:hAnsi="Times New Roman" w:cs="Times New Roman"/>
          <w:sz w:val="24"/>
          <w:szCs w:val="24"/>
        </w:rPr>
        <w:t>расфокусировкой</w:t>
      </w:r>
      <w:proofErr w:type="spellEnd"/>
      <w:r>
        <w:rPr>
          <w:rFonts w:ascii="Times New Roman" w:eastAsia="Times New Roman" w:hAnsi="Times New Roman" w:cs="Times New Roman"/>
          <w:sz w:val="24"/>
          <w:szCs w:val="24"/>
        </w:rPr>
        <w:t>);</w:t>
      </w:r>
    </w:p>
    <w:p w:rsidR="002F7A47" w:rsidRDefault="00554BA5">
      <w:pPr>
        <w:spacing w:line="240" w:lineRule="auto"/>
        <w:ind w:left="700"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искажением из-за пыли, царапин на сканируемом объекте;</w:t>
      </w:r>
    </w:p>
    <w:p w:rsidR="002F7A47" w:rsidRDefault="00554BA5">
      <w:pPr>
        <w:spacing w:line="240" w:lineRule="auto"/>
        <w:ind w:left="700"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дисторсией (искривлением);</w:t>
      </w:r>
    </w:p>
    <w:p w:rsidR="002F7A47" w:rsidRDefault="00554BA5">
      <w:pPr>
        <w:spacing w:line="240" w:lineRule="auto"/>
        <w:ind w:left="700"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необходимостью ретуши фотопортретов;</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Структурное редактирование изображений:</w:t>
      </w:r>
    </w:p>
    <w:p w:rsidR="002F7A47" w:rsidRDefault="00554BA5">
      <w:pPr>
        <w:spacing w:line="240" w:lineRule="auto"/>
        <w:ind w:left="700"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кадрирование;</w:t>
      </w:r>
    </w:p>
    <w:p w:rsidR="002F7A47" w:rsidRDefault="00554BA5">
      <w:pPr>
        <w:spacing w:line="240" w:lineRule="auto"/>
        <w:ind w:left="700"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создание панорам;</w:t>
      </w:r>
    </w:p>
    <w:p w:rsidR="002F7A47" w:rsidRDefault="00554BA5">
      <w:pPr>
        <w:spacing w:line="240" w:lineRule="auto"/>
        <w:ind w:left="700"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устранение ненужных деталей изображения;</w:t>
      </w:r>
    </w:p>
    <w:p w:rsidR="002F7A47" w:rsidRDefault="00554BA5">
      <w:pPr>
        <w:spacing w:line="240" w:lineRule="auto"/>
        <w:ind w:left="700"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фотомонтаж;</w:t>
      </w:r>
    </w:p>
    <w:p w:rsidR="002F7A47" w:rsidRDefault="00554BA5">
      <w:pPr>
        <w:spacing w:line="240" w:lineRule="auto"/>
        <w:ind w:left="700"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вставка чертежей, надписей, символов, указателей и пр.;</w:t>
      </w:r>
    </w:p>
    <w:p w:rsidR="002F7A47" w:rsidRDefault="00554BA5">
      <w:pPr>
        <w:spacing w:line="240" w:lineRule="auto"/>
        <w:ind w:left="700"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применение спецэффектов, фильтров, теней, текстур</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Подготовка фотографий к публикации (в печати, интернете): разные устройства вывода (монитор, принтер, офсетная печатная машина и пр.) имеют разные возможности цветового охвата (не любой цвет можно воспроизвести). Выполняется коррекция цвета для печати на бумаге, определяется количество краски каждого цвета</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Методы обработки условно разделяются на три уровня</w:t>
      </w:r>
      <w:r>
        <w:rPr>
          <w:rFonts w:ascii="Times New Roman" w:eastAsia="Times New Roman" w:hAnsi="Times New Roman" w:cs="Times New Roman"/>
          <w:sz w:val="24"/>
          <w:szCs w:val="24"/>
        </w:rPr>
        <w:t>:</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низкий (не используются дополнительные знания, модели и информация об объектах, представленных на изображении);</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средний (частично используются дополнительные сведения);</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высокий (широко используются дополнительные сведения и контекст изображения, т.е. информация об изображенных объектах)</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Согласно вычислительной сложности</w:t>
      </w:r>
      <w:r>
        <w:rPr>
          <w:rFonts w:ascii="Times New Roman" w:eastAsia="Times New Roman" w:hAnsi="Times New Roman" w:cs="Times New Roman"/>
          <w:sz w:val="24"/>
          <w:szCs w:val="24"/>
        </w:rPr>
        <w:t>, т.е. с учетом количества пикселей, участвующих в вычислении значения яркости одного пикселя нового изображения, методы делятся на три класса:</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точечные (в вычислениях используется значение одного пикселя);</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локальные (в вычислениях используются значения нескольких соседних пикселей в заданной окрестности);</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глобальные (при вычислении значения пикселя используются все пиксели исходного изображения).</w:t>
      </w:r>
    </w:p>
    <w:p w:rsidR="002F7A47" w:rsidRDefault="002F7A47"/>
    <w:p w:rsidR="002F7A47" w:rsidRDefault="00554BA5">
      <w:pPr>
        <w:spacing w:line="240" w:lineRule="auto"/>
        <w:ind w:left="720"/>
      </w:pPr>
      <w:r>
        <w:br w:type="page"/>
      </w:r>
    </w:p>
    <w:p w:rsidR="002F7A47" w:rsidRDefault="00554BA5">
      <w:pPr>
        <w:pStyle w:val="1"/>
        <w:numPr>
          <w:ilvl w:val="0"/>
          <w:numId w:val="13"/>
        </w:numPr>
        <w:ind w:left="0" w:firstLine="708"/>
      </w:pPr>
      <w:bookmarkStart w:id="58" w:name="_Toc154103777"/>
      <w:r>
        <w:lastRenderedPageBreak/>
        <w:t>Понятие «движение». Вектор перемещения</w:t>
      </w:r>
      <w:bookmarkEnd w:id="58"/>
    </w:p>
    <w:p w:rsidR="002F7A47" w:rsidRDefault="00554BA5">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color w:val="374151"/>
          <w:sz w:val="24"/>
          <w:szCs w:val="24"/>
        </w:rPr>
      </w:pPr>
      <w:r>
        <w:rPr>
          <w:rFonts w:ascii="Roboto" w:eastAsia="Roboto" w:hAnsi="Roboto" w:cs="Roboto"/>
          <w:color w:val="374151"/>
          <w:sz w:val="24"/>
          <w:szCs w:val="24"/>
        </w:rPr>
        <w:t>Движение:</w:t>
      </w:r>
    </w:p>
    <w:p w:rsidR="002F7A47" w:rsidRDefault="00554BA5">
      <w:pPr>
        <w:pBdr>
          <w:top w:val="none" w:sz="0" w:space="0" w:color="D9D9E3"/>
          <w:left w:val="none" w:sz="0" w:space="0" w:color="D9D9E3"/>
          <w:bottom w:val="none" w:sz="0" w:space="0" w:color="D9D9E3"/>
          <w:right w:val="none" w:sz="0" w:space="0" w:color="D9D9E3"/>
          <w:between w:val="none" w:sz="0" w:space="0" w:color="D9D9E3"/>
        </w:pBdr>
        <w:spacing w:before="300" w:after="300"/>
        <w:rPr>
          <w:rFonts w:ascii="Roboto" w:eastAsia="Roboto" w:hAnsi="Roboto" w:cs="Roboto"/>
          <w:color w:val="374151"/>
          <w:sz w:val="24"/>
          <w:szCs w:val="24"/>
        </w:rPr>
      </w:pPr>
      <w:r>
        <w:rPr>
          <w:rFonts w:ascii="Roboto" w:eastAsia="Roboto" w:hAnsi="Roboto" w:cs="Roboto"/>
          <w:color w:val="374151"/>
          <w:sz w:val="24"/>
          <w:szCs w:val="24"/>
        </w:rPr>
        <w:t>Движение - это изменение положения объекта в пространстве относительно других объектов. Это понятие широко используется в физике, механике, биологии, геометрии, компьютерной графике и других науках. Движение может быть описано такими параметрами, как положение, скорость, ускорение и траектория.</w:t>
      </w:r>
    </w:p>
    <w:p w:rsidR="002F7A47" w:rsidRDefault="00554BA5">
      <w:pPr>
        <w:pBdr>
          <w:top w:val="none" w:sz="0" w:space="0" w:color="D9D9E3"/>
          <w:left w:val="none" w:sz="0" w:space="0" w:color="D9D9E3"/>
          <w:bottom w:val="none" w:sz="0" w:space="0" w:color="D9D9E3"/>
          <w:right w:val="none" w:sz="0" w:space="0" w:color="D9D9E3"/>
          <w:between w:val="none" w:sz="0" w:space="0" w:color="D9D9E3"/>
        </w:pBdr>
        <w:spacing w:before="300" w:after="300"/>
        <w:rPr>
          <w:rFonts w:ascii="Roboto" w:eastAsia="Roboto" w:hAnsi="Roboto" w:cs="Roboto"/>
          <w:color w:val="374151"/>
          <w:sz w:val="24"/>
          <w:szCs w:val="24"/>
        </w:rPr>
      </w:pPr>
      <w:r>
        <w:rPr>
          <w:rFonts w:ascii="Roboto" w:eastAsia="Roboto" w:hAnsi="Roboto" w:cs="Roboto"/>
          <w:color w:val="374151"/>
          <w:sz w:val="24"/>
          <w:szCs w:val="24"/>
        </w:rPr>
        <w:t>В механике выделяют два основных типа движения:</w:t>
      </w:r>
    </w:p>
    <w:p w:rsidR="002F7A47" w:rsidRDefault="00554BA5">
      <w:pPr>
        <w:numPr>
          <w:ilvl w:val="0"/>
          <w:numId w:val="7"/>
        </w:numPr>
        <w:pBdr>
          <w:top w:val="none" w:sz="0" w:space="0" w:color="D9D9E3"/>
          <w:left w:val="none" w:sz="0" w:space="0" w:color="D9D9E3"/>
          <w:bottom w:val="none" w:sz="0" w:space="0" w:color="D9D9E3"/>
          <w:right w:val="none" w:sz="0" w:space="0" w:color="D9D9E3"/>
          <w:between w:val="none" w:sz="0" w:space="0" w:color="D9D9E3"/>
        </w:pBdr>
        <w:spacing w:before="300"/>
      </w:pPr>
      <w:r>
        <w:rPr>
          <w:rFonts w:ascii="Roboto" w:eastAsia="Roboto" w:hAnsi="Roboto" w:cs="Roboto"/>
          <w:color w:val="374151"/>
          <w:sz w:val="24"/>
          <w:szCs w:val="24"/>
        </w:rPr>
        <w:t>Перенос (перемещение):</w:t>
      </w:r>
    </w:p>
    <w:p w:rsidR="002F7A47" w:rsidRDefault="00554BA5">
      <w:pPr>
        <w:numPr>
          <w:ilvl w:val="1"/>
          <w:numId w:val="7"/>
        </w:numPr>
        <w:pBdr>
          <w:top w:val="none" w:sz="0" w:space="0" w:color="D9D9E3"/>
          <w:left w:val="none" w:sz="0" w:space="0" w:color="D9D9E3"/>
          <w:bottom w:val="none" w:sz="0" w:space="0" w:color="D9D9E3"/>
          <w:right w:val="none" w:sz="0" w:space="0" w:color="D9D9E3"/>
          <w:between w:val="none" w:sz="0" w:space="0" w:color="D9D9E3"/>
        </w:pBdr>
      </w:pPr>
      <w:r>
        <w:rPr>
          <w:rFonts w:ascii="Roboto" w:eastAsia="Roboto" w:hAnsi="Roboto" w:cs="Roboto"/>
          <w:color w:val="374151"/>
          <w:sz w:val="24"/>
          <w:szCs w:val="24"/>
        </w:rPr>
        <w:t>Это движение, при котором объект изменяет свое положение, но не меняет своего направления. Например, объект, двигающийся по прямой линии, выполняет перенос.</w:t>
      </w:r>
    </w:p>
    <w:p w:rsidR="002F7A47" w:rsidRDefault="00554BA5">
      <w:pPr>
        <w:numPr>
          <w:ilvl w:val="0"/>
          <w:numId w:val="7"/>
        </w:numPr>
        <w:pBdr>
          <w:top w:val="none" w:sz="0" w:space="0" w:color="D9D9E3"/>
          <w:left w:val="none" w:sz="0" w:space="0" w:color="D9D9E3"/>
          <w:bottom w:val="none" w:sz="0" w:space="0" w:color="D9D9E3"/>
          <w:right w:val="none" w:sz="0" w:space="0" w:color="D9D9E3"/>
          <w:between w:val="none" w:sz="0" w:space="0" w:color="D9D9E3"/>
        </w:pBdr>
      </w:pPr>
      <w:r>
        <w:rPr>
          <w:rFonts w:ascii="Roboto" w:eastAsia="Roboto" w:hAnsi="Roboto" w:cs="Roboto"/>
          <w:color w:val="374151"/>
          <w:sz w:val="24"/>
          <w:szCs w:val="24"/>
        </w:rPr>
        <w:t>Вращение:</w:t>
      </w:r>
    </w:p>
    <w:p w:rsidR="002F7A47" w:rsidRDefault="00554BA5">
      <w:pPr>
        <w:numPr>
          <w:ilvl w:val="1"/>
          <w:numId w:val="7"/>
        </w:numPr>
        <w:pBdr>
          <w:top w:val="none" w:sz="0" w:space="0" w:color="D9D9E3"/>
          <w:left w:val="none" w:sz="0" w:space="0" w:color="D9D9E3"/>
          <w:bottom w:val="none" w:sz="0" w:space="0" w:color="D9D9E3"/>
          <w:right w:val="none" w:sz="0" w:space="0" w:color="D9D9E3"/>
          <w:between w:val="none" w:sz="0" w:space="0" w:color="D9D9E3"/>
        </w:pBdr>
        <w:spacing w:after="300"/>
      </w:pPr>
      <w:r>
        <w:rPr>
          <w:rFonts w:ascii="Roboto" w:eastAsia="Roboto" w:hAnsi="Roboto" w:cs="Roboto"/>
          <w:color w:val="374151"/>
          <w:sz w:val="24"/>
          <w:szCs w:val="24"/>
        </w:rPr>
        <w:t>Это движение, при котором объект вращается вокруг некоторой оси. Вращение также может сопровождаться одновременным движением объекта в пространстве.</w:t>
      </w:r>
    </w:p>
    <w:p w:rsidR="002F7A47" w:rsidRDefault="002F7A47">
      <w:pPr>
        <w:ind w:left="720"/>
      </w:pPr>
    </w:p>
    <w:p w:rsidR="002F7A47" w:rsidRDefault="00554BA5">
      <w:pPr>
        <w:ind w:left="720"/>
      </w:pPr>
      <w:r>
        <w:rPr>
          <w:noProof/>
          <w:lang w:val="ru-RU"/>
        </w:rPr>
        <w:drawing>
          <wp:inline distT="114300" distB="114300" distL="114300" distR="114300" wp14:anchorId="5AD1510C" wp14:editId="2B1F1D8A">
            <wp:extent cx="5457825" cy="5162550"/>
            <wp:effectExtent l="0" t="0" r="0" b="0"/>
            <wp:docPr id="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13"/>
                    <a:srcRect/>
                    <a:stretch>
                      <a:fillRect/>
                    </a:stretch>
                  </pic:blipFill>
                  <pic:spPr>
                    <a:xfrm>
                      <a:off x="0" y="0"/>
                      <a:ext cx="5457825" cy="5162550"/>
                    </a:xfrm>
                    <a:prstGeom prst="rect">
                      <a:avLst/>
                    </a:prstGeom>
                    <a:ln/>
                  </pic:spPr>
                </pic:pic>
              </a:graphicData>
            </a:graphic>
          </wp:inline>
        </w:drawing>
      </w:r>
    </w:p>
    <w:p w:rsidR="002F7A47" w:rsidRDefault="00554BA5">
      <w:pPr>
        <w:spacing w:line="240" w:lineRule="auto"/>
        <w:ind w:left="720"/>
      </w:pPr>
      <w:r>
        <w:br w:type="page"/>
      </w:r>
    </w:p>
    <w:p w:rsidR="002F7A47" w:rsidRDefault="00554BA5">
      <w:pPr>
        <w:pStyle w:val="1"/>
        <w:numPr>
          <w:ilvl w:val="0"/>
          <w:numId w:val="13"/>
        </w:numPr>
        <w:ind w:left="0" w:firstLine="708"/>
      </w:pPr>
      <w:bookmarkStart w:id="59" w:name="_Toc154103778"/>
      <w:r>
        <w:lastRenderedPageBreak/>
        <w:t>Преобразования яркости на базе гистограммы изображения</w:t>
      </w:r>
      <w:bookmarkEnd w:id="59"/>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Гистограмма</w:t>
      </w:r>
      <w:r>
        <w:rPr>
          <w:rFonts w:ascii="Times New Roman" w:eastAsia="Times New Roman" w:hAnsi="Times New Roman" w:cs="Times New Roman"/>
          <w:sz w:val="24"/>
          <w:szCs w:val="24"/>
        </w:rPr>
        <w:t xml:space="preserve"> – это функция распределения яркостей полутонового изображения.</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Пусть L – максимально возможное значение яркости (обычно 255).</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Вычислить гистограмму означает построить массив H размером в 256 элементов, значения которых равны количеству пикселов с яркостью, равной номеру элемента H(i), т. е. i.</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Вычисления выполняются проходом по всем пикселам изображения и добавлением единицы к значению соответствующего элемента массива H.</w:t>
      </w:r>
    </w:p>
    <w:p w:rsidR="002F7A47" w:rsidRDefault="00554BA5">
      <w:pPr>
        <w:spacing w:line="240" w:lineRule="auto"/>
        <w:ind w:firstLine="7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rsidR="002F7A47" w:rsidRDefault="00554BA5">
      <w:pPr>
        <w:spacing w:line="240" w:lineRule="auto"/>
        <w:ind w:firstLine="70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 xml:space="preserve">Алгоритм </w:t>
      </w:r>
      <w:proofErr w:type="spellStart"/>
      <w:r>
        <w:rPr>
          <w:rFonts w:ascii="Times New Roman" w:eastAsia="Times New Roman" w:hAnsi="Times New Roman" w:cs="Times New Roman"/>
          <w:sz w:val="24"/>
          <w:szCs w:val="24"/>
          <w:u w:val="single"/>
        </w:rPr>
        <w:t>эквализации</w:t>
      </w:r>
      <w:proofErr w:type="spellEnd"/>
      <w:r>
        <w:rPr>
          <w:rFonts w:ascii="Times New Roman" w:eastAsia="Times New Roman" w:hAnsi="Times New Roman" w:cs="Times New Roman"/>
          <w:sz w:val="24"/>
          <w:szCs w:val="24"/>
          <w:u w:val="single"/>
        </w:rPr>
        <w:t xml:space="preserve"> (линейного выравнивания) гистограммы</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Шаг 1. Вычислить гистограмму исходного изображения </w:t>
      </w:r>
      <w:proofErr w:type="gramStart"/>
      <w:r>
        <w:rPr>
          <w:rFonts w:ascii="Times New Roman" w:eastAsia="Times New Roman" w:hAnsi="Times New Roman" w:cs="Times New Roman"/>
          <w:sz w:val="24"/>
          <w:szCs w:val="24"/>
        </w:rPr>
        <w:t>f(</w:t>
      </w:r>
      <w:proofErr w:type="gramEnd"/>
      <w:r>
        <w:rPr>
          <w:rFonts w:ascii="Times New Roman" w:eastAsia="Times New Roman" w:hAnsi="Times New Roman" w:cs="Times New Roman"/>
          <w:sz w:val="24"/>
          <w:szCs w:val="24"/>
        </w:rPr>
        <w:t>x, y), записать ее в массив H. Вычислить число пикселов N.</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Шаг 2. Массив H нормализовать так, чтобы сумма всех элементов стала равна 255:</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Шаг 3. Вычислить кумулятивную гистограмму, суммирующую распределение яркости от 0 до i:</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Шаг 4. Вычислить новые значения яркости каждого пиксела с координатами (x, y) по </w:t>
      </w:r>
      <w:proofErr w:type="spellStart"/>
      <w:proofErr w:type="gramStart"/>
      <w:r>
        <w:rPr>
          <w:rFonts w:ascii="Times New Roman" w:eastAsia="Times New Roman" w:hAnsi="Times New Roman" w:cs="Times New Roman"/>
          <w:sz w:val="24"/>
          <w:szCs w:val="24"/>
        </w:rPr>
        <w:t>формуле:g</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x,y</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Sum</w:t>
      </w:r>
      <w:proofErr w:type="spellEnd"/>
      <w:r>
        <w:rPr>
          <w:rFonts w:ascii="Times New Roman" w:eastAsia="Times New Roman" w:hAnsi="Times New Roman" w:cs="Times New Roman"/>
          <w:sz w:val="24"/>
          <w:szCs w:val="24"/>
        </w:rPr>
        <w:t>(f(</w:t>
      </w:r>
      <w:proofErr w:type="spellStart"/>
      <w:r>
        <w:rPr>
          <w:rFonts w:ascii="Times New Roman" w:eastAsia="Times New Roman" w:hAnsi="Times New Roman" w:cs="Times New Roman"/>
          <w:sz w:val="24"/>
          <w:szCs w:val="24"/>
        </w:rPr>
        <w:t>x,y</w:t>
      </w:r>
      <w:proofErr w:type="spellEnd"/>
      <w:r>
        <w:rPr>
          <w:rFonts w:ascii="Times New Roman" w:eastAsia="Times New Roman" w:hAnsi="Times New Roman" w:cs="Times New Roman"/>
          <w:sz w:val="24"/>
          <w:szCs w:val="24"/>
        </w:rPr>
        <w:t>))</w:t>
      </w:r>
    </w:p>
    <w:p w:rsidR="002F7A47" w:rsidRDefault="00554BA5">
      <w:r>
        <w:br w:type="page"/>
      </w:r>
    </w:p>
    <w:p w:rsidR="002F7A47" w:rsidRDefault="00554BA5">
      <w:pPr>
        <w:pStyle w:val="1"/>
        <w:numPr>
          <w:ilvl w:val="0"/>
          <w:numId w:val="13"/>
        </w:numPr>
        <w:ind w:left="0" w:firstLine="708"/>
      </w:pPr>
      <w:bookmarkStart w:id="60" w:name="_Toc154103779"/>
      <w:r>
        <w:lastRenderedPageBreak/>
        <w:t>Признаки, используемые для описания объектов. Представление объектов в виде вектора признаков</w:t>
      </w:r>
      <w:bookmarkEnd w:id="60"/>
    </w:p>
    <w:p w:rsidR="002F7A47" w:rsidRDefault="00554BA5">
      <w:pPr>
        <w:spacing w:line="240" w:lineRule="auto"/>
        <w:ind w:firstLine="70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Представление объектов в виде вектора признаков</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ходе обучения предъявляются точки, случайно выбранные из этих областей, и сообщается информация о том, к какой области принадлежат предъявляемые точки.</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Цель обучения состоит либо в построении поверхности, которая разделяла бы не только показанные в процессе обучения точки, но и все остальные точки, принадлежащие этим областям, либо в построении поверхностей, ограничивающих эти области так, чтобы в каждой из них находились только точки одного образа. В связи с тем, что области не имеют общих точек, всегда существует целое множество таких разделяющих функций, а в результате обучения должна быть построена одна из них.</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Если предъявляемые изображения принадлежат не двум, а большему числу образов, то задача состоит в построении по показанным в ходе обучения точкам поверхности, разделяющей все области, соответствующие этим образам, друг от друга. Задача эта может быть решена, например, путем построения функции, принимающей над точками каждой из областей одинаковое значение, а над точками из разных областей значение этой функции должно быть различно.</w:t>
      </w:r>
    </w:p>
    <w:p w:rsidR="002F7A47" w:rsidRDefault="002F7A47"/>
    <w:p w:rsidR="002F7A47" w:rsidRDefault="00554BA5">
      <w:pPr>
        <w:spacing w:line="240" w:lineRule="auto"/>
        <w:ind w:left="720"/>
      </w:pPr>
      <w:r>
        <w:br w:type="page"/>
      </w:r>
    </w:p>
    <w:p w:rsidR="002F7A47" w:rsidRDefault="00554BA5">
      <w:pPr>
        <w:pStyle w:val="1"/>
        <w:numPr>
          <w:ilvl w:val="0"/>
          <w:numId w:val="13"/>
        </w:numPr>
        <w:ind w:left="0" w:firstLine="708"/>
      </w:pPr>
      <w:bookmarkStart w:id="61" w:name="_Toc154103780"/>
      <w:r>
        <w:lastRenderedPageBreak/>
        <w:t>Признаки. Измерение признаков</w:t>
      </w:r>
      <w:bookmarkEnd w:id="61"/>
    </w:p>
    <w:p w:rsidR="002F7A47" w:rsidRDefault="00554BA5">
      <w:pPr>
        <w:spacing w:line="240" w:lineRule="auto"/>
        <w:ind w:left="720"/>
        <w:rPr>
          <w:rFonts w:ascii="Roboto" w:eastAsia="Roboto" w:hAnsi="Roboto" w:cs="Roboto"/>
          <w:color w:val="374151"/>
          <w:sz w:val="24"/>
          <w:szCs w:val="24"/>
        </w:rPr>
      </w:pPr>
      <w:r>
        <w:rPr>
          <w:rFonts w:ascii="Roboto" w:eastAsia="Roboto" w:hAnsi="Roboto" w:cs="Roboto"/>
          <w:color w:val="374151"/>
          <w:sz w:val="24"/>
          <w:szCs w:val="24"/>
        </w:rPr>
        <w:t>Измерение признаков — это процесс получения значений конкретных характеристик объекта, которые затем используются для создания вектора признаков. Этот процесс может варьироваться в зависимости от типа признаков и характеристик объектов. Рассмотрим более подробно, как проводится измерение признаков:</w:t>
      </w:r>
    </w:p>
    <w:p w:rsidR="002F7A47" w:rsidRDefault="00554BA5">
      <w:pPr>
        <w:numPr>
          <w:ilvl w:val="0"/>
          <w:numId w:val="11"/>
        </w:numPr>
        <w:pBdr>
          <w:top w:val="none" w:sz="0" w:space="0" w:color="D9D9E3"/>
          <w:left w:val="none" w:sz="0" w:space="0" w:color="D9D9E3"/>
          <w:bottom w:val="none" w:sz="0" w:space="0" w:color="D9D9E3"/>
          <w:right w:val="none" w:sz="0" w:space="0" w:color="D9D9E3"/>
          <w:between w:val="none" w:sz="0" w:space="0" w:color="D9D9E3"/>
        </w:pBdr>
        <w:spacing w:before="300" w:line="240" w:lineRule="auto"/>
      </w:pPr>
      <w:r>
        <w:rPr>
          <w:rFonts w:ascii="Roboto" w:eastAsia="Roboto" w:hAnsi="Roboto" w:cs="Roboto"/>
          <w:color w:val="374151"/>
          <w:sz w:val="24"/>
          <w:szCs w:val="24"/>
        </w:rPr>
        <w:t>Выбор признаков:</w:t>
      </w:r>
    </w:p>
    <w:p w:rsidR="002F7A47" w:rsidRDefault="00554BA5">
      <w:pPr>
        <w:numPr>
          <w:ilvl w:val="1"/>
          <w:numId w:val="11"/>
        </w:numPr>
        <w:pBdr>
          <w:top w:val="none" w:sz="0" w:space="0" w:color="D9D9E3"/>
          <w:left w:val="none" w:sz="0" w:space="0" w:color="D9D9E3"/>
          <w:bottom w:val="none" w:sz="0" w:space="0" w:color="D9D9E3"/>
          <w:right w:val="none" w:sz="0" w:space="0" w:color="D9D9E3"/>
          <w:between w:val="none" w:sz="0" w:space="0" w:color="D9D9E3"/>
        </w:pBdr>
        <w:spacing w:line="240" w:lineRule="auto"/>
      </w:pPr>
      <w:r>
        <w:rPr>
          <w:rFonts w:ascii="Roboto" w:eastAsia="Roboto" w:hAnsi="Roboto" w:cs="Roboto"/>
          <w:color w:val="374151"/>
          <w:sz w:val="24"/>
          <w:szCs w:val="24"/>
        </w:rPr>
        <w:t>Прежде всего, необходимо определить, какие именно характеристики объекта будут использованы в качестве признаков. Выбор признаков зависит от конкретной задачи и требований. Например, при анализе изображений это могут быть цвет, текстура, форма и другие визуальные характеристики.</w:t>
      </w:r>
    </w:p>
    <w:p w:rsidR="002F7A47" w:rsidRDefault="00554BA5">
      <w:pPr>
        <w:numPr>
          <w:ilvl w:val="0"/>
          <w:numId w:val="11"/>
        </w:numPr>
        <w:pBdr>
          <w:top w:val="none" w:sz="0" w:space="0" w:color="D9D9E3"/>
          <w:left w:val="none" w:sz="0" w:space="0" w:color="D9D9E3"/>
          <w:bottom w:val="none" w:sz="0" w:space="0" w:color="D9D9E3"/>
          <w:right w:val="none" w:sz="0" w:space="0" w:color="D9D9E3"/>
          <w:between w:val="none" w:sz="0" w:space="0" w:color="D9D9E3"/>
        </w:pBdr>
        <w:spacing w:line="240" w:lineRule="auto"/>
      </w:pPr>
      <w:r>
        <w:rPr>
          <w:rFonts w:ascii="Roboto" w:eastAsia="Roboto" w:hAnsi="Roboto" w:cs="Roboto"/>
          <w:color w:val="374151"/>
          <w:sz w:val="24"/>
          <w:szCs w:val="24"/>
        </w:rPr>
        <w:t>Подготовка данных:</w:t>
      </w:r>
    </w:p>
    <w:p w:rsidR="002F7A47" w:rsidRDefault="00554BA5">
      <w:pPr>
        <w:numPr>
          <w:ilvl w:val="1"/>
          <w:numId w:val="11"/>
        </w:numPr>
        <w:pBdr>
          <w:top w:val="none" w:sz="0" w:space="0" w:color="D9D9E3"/>
          <w:left w:val="none" w:sz="0" w:space="0" w:color="D9D9E3"/>
          <w:bottom w:val="none" w:sz="0" w:space="0" w:color="D9D9E3"/>
          <w:right w:val="none" w:sz="0" w:space="0" w:color="D9D9E3"/>
          <w:between w:val="none" w:sz="0" w:space="0" w:color="D9D9E3"/>
        </w:pBdr>
        <w:spacing w:line="240" w:lineRule="auto"/>
      </w:pPr>
      <w:r>
        <w:rPr>
          <w:rFonts w:ascii="Roboto" w:eastAsia="Roboto" w:hAnsi="Roboto" w:cs="Roboto"/>
          <w:color w:val="374151"/>
          <w:sz w:val="24"/>
          <w:szCs w:val="24"/>
        </w:rPr>
        <w:t>Объекты, для которых проводится измерение признаков, часто нужно предварительно обработать. Например, в случае изображений может потребоваться изменение размера, улучшение контраста или другие манипуляции с данными.</w:t>
      </w:r>
    </w:p>
    <w:p w:rsidR="002F7A47" w:rsidRDefault="00554BA5">
      <w:pPr>
        <w:numPr>
          <w:ilvl w:val="0"/>
          <w:numId w:val="11"/>
        </w:numPr>
        <w:pBdr>
          <w:top w:val="none" w:sz="0" w:space="0" w:color="D9D9E3"/>
          <w:left w:val="none" w:sz="0" w:space="0" w:color="D9D9E3"/>
          <w:bottom w:val="none" w:sz="0" w:space="0" w:color="D9D9E3"/>
          <w:right w:val="none" w:sz="0" w:space="0" w:color="D9D9E3"/>
          <w:between w:val="none" w:sz="0" w:space="0" w:color="D9D9E3"/>
        </w:pBdr>
        <w:spacing w:line="240" w:lineRule="auto"/>
      </w:pPr>
      <w:r>
        <w:rPr>
          <w:rFonts w:ascii="Roboto" w:eastAsia="Roboto" w:hAnsi="Roboto" w:cs="Roboto"/>
          <w:color w:val="374151"/>
          <w:sz w:val="24"/>
          <w:szCs w:val="24"/>
        </w:rPr>
        <w:t>Применение методов измерения:</w:t>
      </w:r>
    </w:p>
    <w:p w:rsidR="002F7A47" w:rsidRDefault="00554BA5">
      <w:pPr>
        <w:numPr>
          <w:ilvl w:val="1"/>
          <w:numId w:val="11"/>
        </w:numPr>
        <w:pBdr>
          <w:top w:val="none" w:sz="0" w:space="0" w:color="D9D9E3"/>
          <w:left w:val="none" w:sz="0" w:space="0" w:color="D9D9E3"/>
          <w:bottom w:val="none" w:sz="0" w:space="0" w:color="D9D9E3"/>
          <w:right w:val="none" w:sz="0" w:space="0" w:color="D9D9E3"/>
          <w:between w:val="none" w:sz="0" w:space="0" w:color="D9D9E3"/>
        </w:pBdr>
        <w:spacing w:line="240" w:lineRule="auto"/>
      </w:pPr>
      <w:r>
        <w:rPr>
          <w:rFonts w:ascii="Roboto" w:eastAsia="Roboto" w:hAnsi="Roboto" w:cs="Roboto"/>
          <w:color w:val="374151"/>
          <w:sz w:val="24"/>
          <w:szCs w:val="24"/>
        </w:rPr>
        <w:t xml:space="preserve">Процесс измерения признаков может включать в себя различные методы в зависимости от типа признаков. </w:t>
      </w:r>
      <w:proofErr w:type="gramStart"/>
      <w:r>
        <w:rPr>
          <w:rFonts w:ascii="Roboto" w:eastAsia="Roboto" w:hAnsi="Roboto" w:cs="Roboto"/>
          <w:color w:val="374151"/>
          <w:sz w:val="24"/>
          <w:szCs w:val="24"/>
        </w:rPr>
        <w:t>Например</w:t>
      </w:r>
      <w:proofErr w:type="gramEnd"/>
      <w:r>
        <w:rPr>
          <w:rFonts w:ascii="Roboto" w:eastAsia="Roboto" w:hAnsi="Roboto" w:cs="Roboto"/>
          <w:color w:val="374151"/>
          <w:sz w:val="24"/>
          <w:szCs w:val="24"/>
        </w:rPr>
        <w:t>:</w:t>
      </w:r>
    </w:p>
    <w:p w:rsidR="002F7A47" w:rsidRDefault="00554BA5">
      <w:pPr>
        <w:numPr>
          <w:ilvl w:val="2"/>
          <w:numId w:val="11"/>
        </w:numPr>
        <w:pBdr>
          <w:top w:val="none" w:sz="0" w:space="0" w:color="D9D9E3"/>
          <w:left w:val="none" w:sz="0" w:space="0" w:color="D9D9E3"/>
          <w:bottom w:val="none" w:sz="0" w:space="0" w:color="D9D9E3"/>
          <w:right w:val="none" w:sz="0" w:space="0" w:color="D9D9E3"/>
          <w:between w:val="none" w:sz="0" w:space="0" w:color="D9D9E3"/>
        </w:pBdr>
        <w:spacing w:line="240" w:lineRule="auto"/>
      </w:pPr>
      <w:r>
        <w:rPr>
          <w:rFonts w:ascii="Roboto" w:eastAsia="Roboto" w:hAnsi="Roboto" w:cs="Roboto"/>
          <w:i/>
          <w:color w:val="374151"/>
          <w:sz w:val="24"/>
          <w:szCs w:val="24"/>
        </w:rPr>
        <w:t>Для цветовых признаков:</w:t>
      </w:r>
      <w:r>
        <w:rPr>
          <w:rFonts w:ascii="Roboto" w:eastAsia="Roboto" w:hAnsi="Roboto" w:cs="Roboto"/>
          <w:color w:val="374151"/>
          <w:sz w:val="24"/>
          <w:szCs w:val="24"/>
        </w:rPr>
        <w:t xml:space="preserve"> Измерение интенсивности пикселей в различных цветовых каналах, вычисление цветовых гистограмм.</w:t>
      </w:r>
    </w:p>
    <w:p w:rsidR="002F7A47" w:rsidRDefault="00554BA5">
      <w:pPr>
        <w:numPr>
          <w:ilvl w:val="2"/>
          <w:numId w:val="11"/>
        </w:numPr>
        <w:pBdr>
          <w:top w:val="none" w:sz="0" w:space="0" w:color="D9D9E3"/>
          <w:left w:val="none" w:sz="0" w:space="0" w:color="D9D9E3"/>
          <w:bottom w:val="none" w:sz="0" w:space="0" w:color="D9D9E3"/>
          <w:right w:val="none" w:sz="0" w:space="0" w:color="D9D9E3"/>
          <w:between w:val="none" w:sz="0" w:space="0" w:color="D9D9E3"/>
        </w:pBdr>
        <w:spacing w:line="240" w:lineRule="auto"/>
      </w:pPr>
      <w:r>
        <w:rPr>
          <w:rFonts w:ascii="Roboto" w:eastAsia="Roboto" w:hAnsi="Roboto" w:cs="Roboto"/>
          <w:i/>
          <w:color w:val="374151"/>
          <w:sz w:val="24"/>
          <w:szCs w:val="24"/>
        </w:rPr>
        <w:t>Для текстурных признаков:</w:t>
      </w:r>
      <w:r>
        <w:rPr>
          <w:rFonts w:ascii="Roboto" w:eastAsia="Roboto" w:hAnsi="Roboto" w:cs="Roboto"/>
          <w:color w:val="374151"/>
          <w:sz w:val="24"/>
          <w:szCs w:val="24"/>
        </w:rPr>
        <w:t xml:space="preserve"> Применение фильтров Гаусса, вычисление статистических характеристик текстурных дескрипторов.</w:t>
      </w:r>
    </w:p>
    <w:p w:rsidR="002F7A47" w:rsidRDefault="00554BA5">
      <w:pPr>
        <w:numPr>
          <w:ilvl w:val="2"/>
          <w:numId w:val="11"/>
        </w:numPr>
        <w:pBdr>
          <w:top w:val="none" w:sz="0" w:space="0" w:color="D9D9E3"/>
          <w:left w:val="none" w:sz="0" w:space="0" w:color="D9D9E3"/>
          <w:bottom w:val="none" w:sz="0" w:space="0" w:color="D9D9E3"/>
          <w:right w:val="none" w:sz="0" w:space="0" w:color="D9D9E3"/>
          <w:between w:val="none" w:sz="0" w:space="0" w:color="D9D9E3"/>
        </w:pBdr>
        <w:spacing w:line="240" w:lineRule="auto"/>
      </w:pPr>
      <w:r>
        <w:rPr>
          <w:rFonts w:ascii="Roboto" w:eastAsia="Roboto" w:hAnsi="Roboto" w:cs="Roboto"/>
          <w:i/>
          <w:color w:val="374151"/>
          <w:sz w:val="24"/>
          <w:szCs w:val="24"/>
        </w:rPr>
        <w:t>Для формы:</w:t>
      </w:r>
      <w:r>
        <w:rPr>
          <w:rFonts w:ascii="Roboto" w:eastAsia="Roboto" w:hAnsi="Roboto" w:cs="Roboto"/>
          <w:color w:val="374151"/>
          <w:sz w:val="24"/>
          <w:szCs w:val="24"/>
        </w:rPr>
        <w:t xml:space="preserve"> Использование алгоритмов выделения контуров и измерение геометрических параметров.</w:t>
      </w:r>
    </w:p>
    <w:p w:rsidR="002F7A47" w:rsidRDefault="00554BA5">
      <w:pPr>
        <w:numPr>
          <w:ilvl w:val="0"/>
          <w:numId w:val="11"/>
        </w:numPr>
        <w:pBdr>
          <w:top w:val="none" w:sz="0" w:space="0" w:color="D9D9E3"/>
          <w:left w:val="none" w:sz="0" w:space="0" w:color="D9D9E3"/>
          <w:bottom w:val="none" w:sz="0" w:space="0" w:color="D9D9E3"/>
          <w:right w:val="none" w:sz="0" w:space="0" w:color="D9D9E3"/>
          <w:between w:val="none" w:sz="0" w:space="0" w:color="D9D9E3"/>
        </w:pBdr>
        <w:spacing w:line="240" w:lineRule="auto"/>
      </w:pPr>
      <w:r>
        <w:rPr>
          <w:rFonts w:ascii="Roboto" w:eastAsia="Roboto" w:hAnsi="Roboto" w:cs="Roboto"/>
          <w:color w:val="374151"/>
          <w:sz w:val="24"/>
          <w:szCs w:val="24"/>
        </w:rPr>
        <w:t>Экстракция признаков:</w:t>
      </w:r>
    </w:p>
    <w:p w:rsidR="002F7A47" w:rsidRDefault="00554BA5">
      <w:pPr>
        <w:numPr>
          <w:ilvl w:val="1"/>
          <w:numId w:val="11"/>
        </w:numPr>
        <w:pBdr>
          <w:top w:val="none" w:sz="0" w:space="0" w:color="D9D9E3"/>
          <w:left w:val="none" w:sz="0" w:space="0" w:color="D9D9E3"/>
          <w:bottom w:val="none" w:sz="0" w:space="0" w:color="D9D9E3"/>
          <w:right w:val="none" w:sz="0" w:space="0" w:color="D9D9E3"/>
          <w:between w:val="none" w:sz="0" w:space="0" w:color="D9D9E3"/>
        </w:pBdr>
        <w:spacing w:line="240" w:lineRule="auto"/>
      </w:pPr>
      <w:r>
        <w:rPr>
          <w:rFonts w:ascii="Roboto" w:eastAsia="Roboto" w:hAnsi="Roboto" w:cs="Roboto"/>
          <w:color w:val="374151"/>
          <w:sz w:val="24"/>
          <w:szCs w:val="24"/>
        </w:rPr>
        <w:t>Полученные измерения преобразуются в числовые значения, которые образуют вектор признаков. Этот вектор может затем использоваться для анализа или обучения моделей машинного обучения.</w:t>
      </w:r>
    </w:p>
    <w:p w:rsidR="002F7A47" w:rsidRDefault="00554BA5">
      <w:pPr>
        <w:numPr>
          <w:ilvl w:val="0"/>
          <w:numId w:val="11"/>
        </w:numPr>
        <w:pBdr>
          <w:top w:val="none" w:sz="0" w:space="0" w:color="D9D9E3"/>
          <w:left w:val="none" w:sz="0" w:space="0" w:color="D9D9E3"/>
          <w:bottom w:val="none" w:sz="0" w:space="0" w:color="D9D9E3"/>
          <w:right w:val="none" w:sz="0" w:space="0" w:color="D9D9E3"/>
          <w:between w:val="none" w:sz="0" w:space="0" w:color="D9D9E3"/>
        </w:pBdr>
        <w:spacing w:line="240" w:lineRule="auto"/>
      </w:pPr>
      <w:r>
        <w:rPr>
          <w:rFonts w:ascii="Roboto" w:eastAsia="Roboto" w:hAnsi="Roboto" w:cs="Roboto"/>
          <w:color w:val="374151"/>
          <w:sz w:val="24"/>
          <w:szCs w:val="24"/>
        </w:rPr>
        <w:t>Нормализация признаков (при необходимости):</w:t>
      </w:r>
    </w:p>
    <w:p w:rsidR="002F7A47" w:rsidRDefault="00554BA5">
      <w:pPr>
        <w:numPr>
          <w:ilvl w:val="1"/>
          <w:numId w:val="11"/>
        </w:numPr>
        <w:pBdr>
          <w:top w:val="none" w:sz="0" w:space="0" w:color="D9D9E3"/>
          <w:left w:val="none" w:sz="0" w:space="0" w:color="D9D9E3"/>
          <w:bottom w:val="none" w:sz="0" w:space="0" w:color="D9D9E3"/>
          <w:right w:val="none" w:sz="0" w:space="0" w:color="D9D9E3"/>
          <w:between w:val="none" w:sz="0" w:space="0" w:color="D9D9E3"/>
        </w:pBdr>
        <w:spacing w:line="240" w:lineRule="auto"/>
      </w:pPr>
      <w:r>
        <w:rPr>
          <w:rFonts w:ascii="Roboto" w:eastAsia="Roboto" w:hAnsi="Roboto" w:cs="Roboto"/>
          <w:color w:val="374151"/>
          <w:sz w:val="24"/>
          <w:szCs w:val="24"/>
        </w:rPr>
        <w:t>Вектор признаков может быть нормализован, чтобы привести значения признаков к единой шкале. Это может быть важным для некоторых алгоритмов машинного обучения, которые чувствительны к различным масштабам признаков.</w:t>
      </w:r>
    </w:p>
    <w:p w:rsidR="002F7A47" w:rsidRDefault="00554BA5">
      <w:pPr>
        <w:numPr>
          <w:ilvl w:val="0"/>
          <w:numId w:val="11"/>
        </w:numPr>
        <w:pBdr>
          <w:top w:val="none" w:sz="0" w:space="0" w:color="D9D9E3"/>
          <w:left w:val="none" w:sz="0" w:space="0" w:color="D9D9E3"/>
          <w:bottom w:val="none" w:sz="0" w:space="0" w:color="D9D9E3"/>
          <w:right w:val="none" w:sz="0" w:space="0" w:color="D9D9E3"/>
          <w:between w:val="none" w:sz="0" w:space="0" w:color="D9D9E3"/>
        </w:pBdr>
        <w:spacing w:line="240" w:lineRule="auto"/>
      </w:pPr>
      <w:r>
        <w:rPr>
          <w:rFonts w:ascii="Roboto" w:eastAsia="Roboto" w:hAnsi="Roboto" w:cs="Roboto"/>
          <w:color w:val="374151"/>
          <w:sz w:val="24"/>
          <w:szCs w:val="24"/>
        </w:rPr>
        <w:t>Хранение признаков:</w:t>
      </w:r>
    </w:p>
    <w:p w:rsidR="002F7A47" w:rsidRDefault="00554BA5">
      <w:pPr>
        <w:numPr>
          <w:ilvl w:val="1"/>
          <w:numId w:val="11"/>
        </w:numPr>
        <w:pBdr>
          <w:top w:val="none" w:sz="0" w:space="0" w:color="D9D9E3"/>
          <w:left w:val="none" w:sz="0" w:space="0" w:color="D9D9E3"/>
          <w:bottom w:val="none" w:sz="0" w:space="0" w:color="D9D9E3"/>
          <w:right w:val="none" w:sz="0" w:space="0" w:color="D9D9E3"/>
          <w:between w:val="none" w:sz="0" w:space="0" w:color="D9D9E3"/>
        </w:pBdr>
        <w:spacing w:after="300" w:line="240" w:lineRule="auto"/>
      </w:pPr>
      <w:r>
        <w:rPr>
          <w:rFonts w:ascii="Roboto" w:eastAsia="Roboto" w:hAnsi="Roboto" w:cs="Roboto"/>
          <w:color w:val="374151"/>
          <w:sz w:val="24"/>
          <w:szCs w:val="24"/>
        </w:rPr>
        <w:t>Полученные векторы признаков сохраняются и используются в дальнейшем анализе или обработке данных.</w:t>
      </w:r>
    </w:p>
    <w:p w:rsidR="002F7A47" w:rsidRDefault="00554BA5">
      <w:pPr>
        <w:pBdr>
          <w:top w:val="none" w:sz="0" w:space="0" w:color="D9D9E3"/>
          <w:left w:val="none" w:sz="0" w:space="0" w:color="D9D9E3"/>
          <w:bottom w:val="none" w:sz="0" w:space="0" w:color="D9D9E3"/>
          <w:right w:val="none" w:sz="0" w:space="0" w:color="D9D9E3"/>
          <w:between w:val="none" w:sz="0" w:space="0" w:color="D9D9E3"/>
        </w:pBdr>
        <w:spacing w:before="300" w:line="240" w:lineRule="auto"/>
        <w:rPr>
          <w:rFonts w:ascii="Roboto" w:eastAsia="Roboto" w:hAnsi="Roboto" w:cs="Roboto"/>
          <w:color w:val="374151"/>
          <w:sz w:val="24"/>
          <w:szCs w:val="24"/>
        </w:rPr>
      </w:pPr>
      <w:r>
        <w:rPr>
          <w:rFonts w:ascii="Roboto" w:eastAsia="Roboto" w:hAnsi="Roboto" w:cs="Roboto"/>
          <w:color w:val="374151"/>
          <w:sz w:val="24"/>
          <w:szCs w:val="24"/>
        </w:rPr>
        <w:t>Процесс измерения признаков является важным этапом в анализе данных и машинном обучении, поскольку правильный выбор и измерение признаков существенно влияют на результаты моделирования и классификации объектов.</w:t>
      </w: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2F7A47">
      <w:pPr>
        <w:spacing w:line="240" w:lineRule="auto"/>
        <w:ind w:left="720"/>
      </w:pPr>
    </w:p>
    <w:p w:rsidR="002F7A47" w:rsidRDefault="00554BA5">
      <w:pPr>
        <w:pStyle w:val="1"/>
        <w:numPr>
          <w:ilvl w:val="0"/>
          <w:numId w:val="13"/>
        </w:numPr>
        <w:ind w:left="0" w:firstLine="708"/>
      </w:pPr>
      <w:bookmarkStart w:id="62" w:name="_Toc154103781"/>
      <w:r>
        <w:lastRenderedPageBreak/>
        <w:t>Проективные преобразования</w:t>
      </w:r>
      <w:bookmarkEnd w:id="62"/>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обычных координатах представляется в соответствии с формулами</w:t>
      </w:r>
    </w:p>
    <w:p w:rsidR="002F7A47" w:rsidRDefault="00554BA5">
      <w:pPr>
        <w:spacing w:line="240" w:lineRule="auto"/>
        <w:ind w:firstLine="700"/>
        <w:jc w:val="both"/>
        <w:rPr>
          <w:ins w:id="63" w:author="Алексей Василевский" w:date="2023-12-21T23:09:00Z"/>
          <w:rFonts w:ascii="Times New Roman" w:eastAsia="Times New Roman" w:hAnsi="Times New Roman" w:cs="Times New Roman"/>
          <w:sz w:val="24"/>
          <w:szCs w:val="24"/>
        </w:rPr>
      </w:pPr>
      <w:r>
        <w:rPr>
          <w:rFonts w:ascii="Times New Roman" w:eastAsia="Times New Roman" w:hAnsi="Times New Roman" w:cs="Times New Roman"/>
          <w:sz w:val="24"/>
          <w:szCs w:val="24"/>
        </w:rPr>
        <w:t>или в матричном виде</w:t>
      </w:r>
    </w:p>
    <w:p w:rsidR="002F7A47" w:rsidRDefault="002F7A47">
      <w:pPr>
        <w:spacing w:line="240" w:lineRule="auto"/>
        <w:ind w:firstLine="700"/>
        <w:jc w:val="both"/>
        <w:rPr>
          <w:rFonts w:ascii="Times New Roman" w:eastAsia="Times New Roman" w:hAnsi="Times New Roman" w:cs="Times New Roman"/>
          <w:sz w:val="24"/>
          <w:szCs w:val="24"/>
        </w:rPr>
      </w:pP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Проективные преобразования в общем случае </w:t>
      </w:r>
      <w:r>
        <w:rPr>
          <w:rFonts w:ascii="Times New Roman" w:eastAsia="Times New Roman" w:hAnsi="Times New Roman" w:cs="Times New Roman"/>
          <w:sz w:val="24"/>
          <w:szCs w:val="24"/>
          <w:u w:val="single"/>
        </w:rPr>
        <w:t>не сохраняют параллельности линий</w:t>
      </w:r>
      <w:r>
        <w:rPr>
          <w:rFonts w:ascii="Times New Roman" w:eastAsia="Times New Roman" w:hAnsi="Times New Roman" w:cs="Times New Roman"/>
          <w:sz w:val="24"/>
          <w:szCs w:val="24"/>
        </w:rPr>
        <w:t>.</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При проективном преобразовании сохраняется свойство </w:t>
      </w:r>
      <w:proofErr w:type="spellStart"/>
      <w:r>
        <w:rPr>
          <w:rFonts w:ascii="Times New Roman" w:eastAsia="Times New Roman" w:hAnsi="Times New Roman" w:cs="Times New Roman"/>
          <w:sz w:val="24"/>
          <w:szCs w:val="24"/>
        </w:rPr>
        <w:t>коллинеарности</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u w:val="single"/>
        </w:rPr>
        <w:t>три точки, лежащие на одной прямой (</w:t>
      </w:r>
      <w:proofErr w:type="spellStart"/>
      <w:r>
        <w:rPr>
          <w:rFonts w:ascii="Times New Roman" w:eastAsia="Times New Roman" w:hAnsi="Times New Roman" w:cs="Times New Roman"/>
          <w:sz w:val="24"/>
          <w:szCs w:val="24"/>
          <w:u w:val="single"/>
        </w:rPr>
        <w:t>коллинеарны</w:t>
      </w:r>
      <w:proofErr w:type="spellEnd"/>
      <w:r>
        <w:rPr>
          <w:rFonts w:ascii="Times New Roman" w:eastAsia="Times New Roman" w:hAnsi="Times New Roman" w:cs="Times New Roman"/>
          <w:sz w:val="24"/>
          <w:szCs w:val="24"/>
          <w:u w:val="single"/>
        </w:rPr>
        <w:t>), после преобразования остаются на одной прямой</w:t>
      </w:r>
      <w:r>
        <w:rPr>
          <w:rFonts w:ascii="Times New Roman" w:eastAsia="Times New Roman" w:hAnsi="Times New Roman" w:cs="Times New Roman"/>
          <w:sz w:val="24"/>
          <w:szCs w:val="24"/>
        </w:rPr>
        <w:t>.</w:t>
      </w:r>
    </w:p>
    <w:p w:rsidR="002F7A47" w:rsidRDefault="00554BA5">
      <w:pPr>
        <w:spacing w:line="240" w:lineRule="auto"/>
        <w:ind w:firstLine="70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Проективное преобразование </w:t>
      </w:r>
      <w:r>
        <w:rPr>
          <w:rFonts w:ascii="Times New Roman" w:eastAsia="Times New Roman" w:hAnsi="Times New Roman" w:cs="Times New Roman"/>
          <w:sz w:val="24"/>
          <w:szCs w:val="24"/>
          <w:u w:val="single"/>
        </w:rPr>
        <w:t>связано с отображением трехмерной визуальной информации на двухмерную плоскость</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При рассмотрении геометрических преобразований используется идеальная модель камеры. В действительности формирование изображений сопровождается различными нелинейными искажениями. Приведение снимков к реальному представления можно выполнить нелинейной функцией геометрического преобразования.</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Для этого обычно используют полиномиальную аппроксимирующую функцию преобразования:</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где (</w:t>
      </w:r>
      <w:proofErr w:type="spellStart"/>
      <w:proofErr w:type="gramStart"/>
      <w:r>
        <w:rPr>
          <w:rFonts w:ascii="Times New Roman" w:eastAsia="Times New Roman" w:hAnsi="Times New Roman" w:cs="Times New Roman"/>
          <w:sz w:val="24"/>
          <w:szCs w:val="24"/>
        </w:rPr>
        <w:t>x,y</w:t>
      </w:r>
      <w:proofErr w:type="spellEnd"/>
      <w:proofErr w:type="gramEnd"/>
      <w:r>
        <w:rPr>
          <w:rFonts w:ascii="Times New Roman" w:eastAsia="Times New Roman" w:hAnsi="Times New Roman" w:cs="Times New Roman"/>
          <w:sz w:val="24"/>
          <w:szCs w:val="24"/>
        </w:rPr>
        <w:t>) - координаты точек идеального изображения; (</w:t>
      </w:r>
      <w:proofErr w:type="spellStart"/>
      <w:r>
        <w:rPr>
          <w:rFonts w:ascii="Times New Roman" w:eastAsia="Times New Roman" w:hAnsi="Times New Roman" w:cs="Times New Roman"/>
          <w:sz w:val="24"/>
          <w:szCs w:val="24"/>
        </w:rPr>
        <w:t>x’,y</w:t>
      </w:r>
      <w:proofErr w:type="spellEnd"/>
      <w:r>
        <w:rPr>
          <w:rFonts w:ascii="Times New Roman" w:eastAsia="Times New Roman" w:hAnsi="Times New Roman" w:cs="Times New Roman"/>
          <w:sz w:val="24"/>
          <w:szCs w:val="24"/>
        </w:rPr>
        <w:t>’) – соответствующие им координаты не его проекции.</w:t>
      </w:r>
    </w:p>
    <w:p w:rsidR="002F7A47" w:rsidRDefault="002F7A47"/>
    <w:p w:rsidR="002F7A47" w:rsidRDefault="00554BA5">
      <w:pPr>
        <w:spacing w:line="240" w:lineRule="auto"/>
        <w:ind w:left="720"/>
      </w:pPr>
      <w:r>
        <w:br w:type="page"/>
      </w:r>
    </w:p>
    <w:p w:rsidR="002F7A47" w:rsidRDefault="00554BA5">
      <w:pPr>
        <w:pStyle w:val="1"/>
        <w:numPr>
          <w:ilvl w:val="0"/>
          <w:numId w:val="13"/>
        </w:numPr>
        <w:ind w:left="0" w:firstLine="708"/>
      </w:pPr>
      <w:bookmarkStart w:id="64" w:name="_Toc154103782"/>
      <w:proofErr w:type="spellStart"/>
      <w:r>
        <w:lastRenderedPageBreak/>
        <w:t>Сверточные</w:t>
      </w:r>
      <w:proofErr w:type="spellEnd"/>
      <w:r>
        <w:t xml:space="preserve"> нейронные сети</w:t>
      </w:r>
      <w:bookmarkEnd w:id="64"/>
    </w:p>
    <w:p w:rsidR="002F7A47" w:rsidRDefault="002F7A47">
      <w:pPr>
        <w:spacing w:line="240" w:lineRule="auto"/>
        <w:ind w:left="720"/>
        <w:rPr>
          <w:sz w:val="23"/>
          <w:szCs w:val="23"/>
        </w:rPr>
      </w:pPr>
    </w:p>
    <w:p w:rsidR="002F7A47" w:rsidRDefault="00554BA5">
      <w:pPr>
        <w:spacing w:line="240" w:lineRule="auto"/>
        <w:ind w:left="720"/>
        <w:rPr>
          <w:sz w:val="23"/>
          <w:szCs w:val="23"/>
        </w:rPr>
      </w:pPr>
      <w:proofErr w:type="spellStart"/>
      <w:r>
        <w:rPr>
          <w:sz w:val="23"/>
          <w:szCs w:val="23"/>
        </w:rPr>
        <w:t>Сверточная</w:t>
      </w:r>
      <w:proofErr w:type="spellEnd"/>
      <w:r>
        <w:rPr>
          <w:sz w:val="23"/>
          <w:szCs w:val="23"/>
        </w:rPr>
        <w:t xml:space="preserve"> нейронная сеть - структурный вид многослойной искусственной нейронной сети, используемой для эффективной работы с изображениями. Метод основан на использовании математической операции «свертка». К слоям этой сети применяется операция свертки на входе, а результат передается в следующий слой.</w:t>
      </w:r>
    </w:p>
    <w:p w:rsidR="002F7A47" w:rsidRDefault="00554BA5">
      <w:pPr>
        <w:spacing w:line="240" w:lineRule="auto"/>
        <w:ind w:left="720"/>
      </w:pPr>
      <w:r>
        <w:rPr>
          <w:noProof/>
          <w:lang w:val="ru-RU"/>
        </w:rPr>
        <w:drawing>
          <wp:inline distT="114300" distB="114300" distL="114300" distR="114300" wp14:anchorId="63BD0B5A" wp14:editId="66695BD4">
            <wp:extent cx="6840000" cy="3454400"/>
            <wp:effectExtent l="0" t="0" r="0" b="0"/>
            <wp:docPr id="51"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14"/>
                    <a:srcRect/>
                    <a:stretch>
                      <a:fillRect/>
                    </a:stretch>
                  </pic:blipFill>
                  <pic:spPr>
                    <a:xfrm>
                      <a:off x="0" y="0"/>
                      <a:ext cx="6840000" cy="3454400"/>
                    </a:xfrm>
                    <a:prstGeom prst="rect">
                      <a:avLst/>
                    </a:prstGeom>
                    <a:ln/>
                  </pic:spPr>
                </pic:pic>
              </a:graphicData>
            </a:graphic>
          </wp:inline>
        </w:drawing>
      </w:r>
      <w:r>
        <w:br w:type="page"/>
      </w:r>
    </w:p>
    <w:p w:rsidR="002F7A47" w:rsidRDefault="00554BA5">
      <w:pPr>
        <w:pStyle w:val="1"/>
        <w:numPr>
          <w:ilvl w:val="0"/>
          <w:numId w:val="13"/>
        </w:numPr>
        <w:ind w:left="0" w:firstLine="708"/>
      </w:pPr>
      <w:bookmarkStart w:id="65" w:name="_Toc154103783"/>
      <w:r>
        <w:lastRenderedPageBreak/>
        <w:t>Сегментация изображения: общие сведения, модели перепадов</w:t>
      </w:r>
      <w:bookmarkEnd w:id="65"/>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Целью сегментации изображения</w:t>
      </w:r>
      <w:r>
        <w:rPr>
          <w:rFonts w:ascii="Times New Roman" w:eastAsia="Times New Roman" w:hAnsi="Times New Roman" w:cs="Times New Roman"/>
          <w:sz w:val="24"/>
          <w:szCs w:val="24"/>
        </w:rPr>
        <w:t xml:space="preserve"> в "широком смысле" является разбиение изображения на семантические области, которые имеют строгую корреляцию с объектами или областями наблюдаемой трехмерной сцены.</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 более узком смысле </w:t>
      </w:r>
      <w:r>
        <w:rPr>
          <w:rFonts w:ascii="Times New Roman" w:eastAsia="Times New Roman" w:hAnsi="Times New Roman" w:cs="Times New Roman"/>
          <w:sz w:val="24"/>
          <w:szCs w:val="24"/>
          <w:u w:val="single"/>
        </w:rPr>
        <w:t>под сегментацией полутонового изображения</w:t>
      </w:r>
      <w:r>
        <w:rPr>
          <w:rFonts w:ascii="Times New Roman" w:eastAsia="Times New Roman" w:hAnsi="Times New Roman" w:cs="Times New Roman"/>
          <w:sz w:val="24"/>
          <w:szCs w:val="24"/>
        </w:rPr>
        <w:t xml:space="preserve"> понимают задачу разбиения плоскости кадра на ряд связных непересекающихся областей, каждая из которых обладает некоторой внутренней однородностью того или иного вида (например, однородной яркостью пикселов).</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Выращивание областей</w:t>
      </w:r>
      <w:r>
        <w:rPr>
          <w:rFonts w:ascii="Times New Roman" w:eastAsia="Times New Roman" w:hAnsi="Times New Roman" w:cs="Times New Roman"/>
          <w:sz w:val="24"/>
          <w:szCs w:val="24"/>
        </w:rPr>
        <w:t xml:space="preserve"> представляет собой процедуру, которая группирует пиксели или подобласти в более крупные области по заранее заданным критериям. Вначале берется множество точек, играющих роль «центров», а затем на них наращиваются области путем присоединения к каждому центру тех пикселей из числа соседей, которые по своим свойствам близки к центру (например, имеют яркость или цвет в определенном диапазоне).</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Выбор критериев сходства зависит не только от конкретно рассматриваемой задачи, но и от вида имеющихся данных, из которых состоит изображение.</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Слияние областей</w:t>
      </w:r>
      <w:r>
        <w:rPr>
          <w:rFonts w:ascii="Times New Roman" w:eastAsia="Times New Roman" w:hAnsi="Times New Roman" w:cs="Times New Roman"/>
          <w:sz w:val="24"/>
          <w:szCs w:val="24"/>
        </w:rPr>
        <w:t xml:space="preserve">. Определение (1) фактически определяет некий итеративный алгоритм слияния областей, который начинается с минимальных областей размером в один пиксел, которые затем в повторяющихся циклах опроса изображения "сливаются" (объединяются) с соседними областями, если для объединенной области выполняется условие </w:t>
      </w:r>
      <w:proofErr w:type="spellStart"/>
      <w:r>
        <w:rPr>
          <w:rFonts w:ascii="Times New Roman" w:eastAsia="Times New Roman" w:hAnsi="Times New Roman" w:cs="Times New Roman"/>
          <w:sz w:val="24"/>
          <w:szCs w:val="24"/>
        </w:rPr>
        <w:t>Pred</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Ri</w:t>
      </w:r>
      <w:proofErr w:type="spellEnd"/>
      <w:r>
        <w:rPr>
          <w:rFonts w:ascii="Times New Roman" w:eastAsia="Times New Roman" w:hAnsi="Times New Roman" w:cs="Times New Roman"/>
          <w:sz w:val="24"/>
          <w:szCs w:val="24"/>
        </w:rPr>
        <w:t>)=TRUE.</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Условием останова такого алгоритма слияния служит выполнение всех четырех условий выражения (</w:t>
      </w:r>
      <w:r>
        <w:rPr>
          <w:rFonts w:ascii="Times New Roman" w:eastAsia="Times New Roman" w:hAnsi="Times New Roman" w:cs="Times New Roman"/>
          <w:i/>
          <w:sz w:val="24"/>
          <w:szCs w:val="24"/>
        </w:rPr>
        <w:t>области разбиения целиком покрывают кадр изображения; области разбиения попарно не пересекаются; каждая область разбиения была однородной областью изображения в заданном смысле; попарное объединение любых двух областей данного разбиения не удовлетворяло тому же условию однородности</w:t>
      </w:r>
      <w:r>
        <w:rPr>
          <w:rFonts w:ascii="Times New Roman" w:eastAsia="Times New Roman" w:hAnsi="Times New Roman" w:cs="Times New Roman"/>
          <w:sz w:val="24"/>
          <w:szCs w:val="24"/>
        </w:rPr>
        <w:t>).</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Это означает, что достигнут такой шаг процесса, на котором больше нельзя найти ни одной пары областей, которые можно было бы подвергнуть слиянию</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Описанный метод приводит к </w:t>
      </w:r>
      <w:r>
        <w:rPr>
          <w:rFonts w:ascii="Times New Roman" w:eastAsia="Times New Roman" w:hAnsi="Times New Roman" w:cs="Times New Roman"/>
          <w:sz w:val="24"/>
          <w:szCs w:val="24"/>
          <w:u w:val="single"/>
        </w:rPr>
        <w:t>качественным результатам сегментации</w:t>
      </w:r>
      <w:r>
        <w:rPr>
          <w:rFonts w:ascii="Times New Roman" w:eastAsia="Times New Roman" w:hAnsi="Times New Roman" w:cs="Times New Roman"/>
          <w:sz w:val="24"/>
          <w:szCs w:val="24"/>
        </w:rPr>
        <w:t>.</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Основным его </w:t>
      </w:r>
      <w:r>
        <w:rPr>
          <w:rFonts w:ascii="Times New Roman" w:eastAsia="Times New Roman" w:hAnsi="Times New Roman" w:cs="Times New Roman"/>
          <w:sz w:val="24"/>
          <w:szCs w:val="24"/>
          <w:u w:val="single"/>
        </w:rPr>
        <w:t>недостатком</w:t>
      </w:r>
      <w:r>
        <w:rPr>
          <w:rFonts w:ascii="Times New Roman" w:eastAsia="Times New Roman" w:hAnsi="Times New Roman" w:cs="Times New Roman"/>
          <w:sz w:val="24"/>
          <w:szCs w:val="24"/>
        </w:rPr>
        <w:t xml:space="preserve"> является то, что такая сегментация, начинающаяся с уровня отдельных пикселов, как правило, требует для своего осуществления значительного количества времени. Причем большая часть времени тратится именно на начальных этапах работы алгоритма, когда размеры объединяемых областей малы, а количество вариантов объединения - велико.</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Алгоритм. Слияние областей (общая структура)</w:t>
      </w:r>
      <w:r>
        <w:rPr>
          <w:rFonts w:ascii="Times New Roman" w:eastAsia="Times New Roman" w:hAnsi="Times New Roman" w:cs="Times New Roman"/>
          <w:sz w:val="24"/>
          <w:szCs w:val="24"/>
        </w:rPr>
        <w:t>.</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1.Осуществить </w:t>
      </w:r>
      <w:proofErr w:type="spellStart"/>
      <w:r>
        <w:rPr>
          <w:rFonts w:ascii="Times New Roman" w:eastAsia="Times New Roman" w:hAnsi="Times New Roman" w:cs="Times New Roman"/>
          <w:sz w:val="24"/>
          <w:szCs w:val="24"/>
        </w:rPr>
        <w:t>пресегментацию</w:t>
      </w:r>
      <w:proofErr w:type="spellEnd"/>
      <w:r>
        <w:rPr>
          <w:rFonts w:ascii="Times New Roman" w:eastAsia="Times New Roman" w:hAnsi="Times New Roman" w:cs="Times New Roman"/>
          <w:sz w:val="24"/>
          <w:szCs w:val="24"/>
        </w:rPr>
        <w:t xml:space="preserve"> изображения на "стартовые" области каким-либо </w:t>
      </w:r>
      <w:proofErr w:type="spellStart"/>
      <w:r>
        <w:rPr>
          <w:rFonts w:ascii="Times New Roman" w:eastAsia="Times New Roman" w:hAnsi="Times New Roman" w:cs="Times New Roman"/>
          <w:sz w:val="24"/>
          <w:szCs w:val="24"/>
        </w:rPr>
        <w:t>неитеративным</w:t>
      </w:r>
      <w:proofErr w:type="spellEnd"/>
      <w:r>
        <w:rPr>
          <w:rFonts w:ascii="Times New Roman" w:eastAsia="Times New Roman" w:hAnsi="Times New Roman" w:cs="Times New Roman"/>
          <w:sz w:val="24"/>
          <w:szCs w:val="24"/>
        </w:rPr>
        <w:t xml:space="preserve"> (однократным) методом.</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2.Определить критерий слияния двух соседних областей.</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3.Итеративно находить и объединять все пары соседних областей, удовлетворяющие критерию слияния.</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4.Если на очередном шаге ни одной пары кандидатов на объединение не найдено - остановиться и выйти из алгоритма</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Разделение областей</w:t>
      </w:r>
      <w:r>
        <w:rPr>
          <w:rFonts w:ascii="Times New Roman" w:eastAsia="Times New Roman" w:hAnsi="Times New Roman" w:cs="Times New Roman"/>
          <w:sz w:val="24"/>
          <w:szCs w:val="24"/>
        </w:rPr>
        <w:t xml:space="preserve"> - метод сегментации, противоположный слиянию.</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Разделение начинают с представления всего изображения как простой области, которая не всегда соответствует условию однородности.</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процессе сегментации текущие области изображения последовательно расщепляются в соответствии с заданными условиями однородности.</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Методы слияния и разделения областей далеко не всегда приводят к одним и тем же результатам сегментации, даже если в них используется один и тот критерий однородности</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Правило разделения областей</w:t>
      </w:r>
      <w:r>
        <w:rPr>
          <w:rFonts w:ascii="Times New Roman" w:eastAsia="Times New Roman" w:hAnsi="Times New Roman" w:cs="Times New Roman"/>
          <w:sz w:val="24"/>
          <w:szCs w:val="24"/>
        </w:rPr>
        <w:t xml:space="preserve"> – более умно</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Найти в гистограмме пики, разделить гистограмму по ним</w:t>
      </w:r>
    </w:p>
    <w:p w:rsidR="002F7A47" w:rsidRDefault="00554BA5">
      <w:pPr>
        <w:spacing w:line="240" w:lineRule="auto"/>
        <w:ind w:firstLine="700"/>
        <w:jc w:val="both"/>
      </w:pPr>
      <w:r>
        <w:rPr>
          <w:rFonts w:ascii="Times New Roman" w:eastAsia="Times New Roman" w:hAnsi="Times New Roman" w:cs="Times New Roman"/>
          <w:sz w:val="24"/>
          <w:szCs w:val="24"/>
        </w:rPr>
        <w:t>- Для каждой части гистограммы найти связные компоненты – это будут новые области</w:t>
      </w:r>
    </w:p>
    <w:p w:rsidR="002F7A47" w:rsidRDefault="00554BA5">
      <w:pPr>
        <w:spacing w:line="240" w:lineRule="auto"/>
        <w:ind w:left="720"/>
      </w:pPr>
      <w:r>
        <w:br w:type="page"/>
      </w:r>
    </w:p>
    <w:p w:rsidR="002F7A47" w:rsidRDefault="00554BA5">
      <w:pPr>
        <w:pStyle w:val="1"/>
        <w:numPr>
          <w:ilvl w:val="0"/>
          <w:numId w:val="13"/>
        </w:numPr>
        <w:ind w:left="0" w:firstLine="708"/>
      </w:pPr>
      <w:bookmarkStart w:id="66" w:name="_Toc154103784"/>
      <w:r>
        <w:lastRenderedPageBreak/>
        <w:t>Сегментация на отдельные области: выращивание областей</w:t>
      </w:r>
      <w:bookmarkEnd w:id="66"/>
    </w:p>
    <w:p w:rsidR="002F7A47" w:rsidRDefault="002F7A47">
      <w:pPr>
        <w:spacing w:line="240" w:lineRule="auto"/>
        <w:ind w:left="720"/>
      </w:pPr>
    </w:p>
    <w:p w:rsidR="002F7A47" w:rsidRDefault="00554BA5">
      <w:pPr>
        <w:pBdr>
          <w:top w:val="none" w:sz="0" w:space="0" w:color="D9D9E3"/>
          <w:left w:val="none" w:sz="0" w:space="0" w:color="D9D9E3"/>
          <w:bottom w:val="none" w:sz="0" w:space="0" w:color="D9D9E3"/>
          <w:right w:val="none" w:sz="0" w:space="0" w:color="D9D9E3"/>
          <w:between w:val="none" w:sz="0" w:space="0" w:color="D9D9E3"/>
        </w:pBdr>
        <w:spacing w:after="300" w:line="240" w:lineRule="auto"/>
        <w:rPr>
          <w:rFonts w:ascii="Roboto" w:eastAsia="Roboto" w:hAnsi="Roboto" w:cs="Roboto"/>
          <w:color w:val="374151"/>
          <w:sz w:val="24"/>
          <w:szCs w:val="24"/>
        </w:rPr>
      </w:pPr>
      <w:r>
        <w:rPr>
          <w:rFonts w:ascii="Roboto" w:eastAsia="Roboto" w:hAnsi="Roboto" w:cs="Roboto"/>
          <w:color w:val="374151"/>
          <w:sz w:val="24"/>
          <w:szCs w:val="24"/>
        </w:rPr>
        <w:t>Выращивание областей (</w:t>
      </w:r>
      <w:proofErr w:type="spellStart"/>
      <w:r>
        <w:rPr>
          <w:rFonts w:ascii="Roboto" w:eastAsia="Roboto" w:hAnsi="Roboto" w:cs="Roboto"/>
          <w:color w:val="374151"/>
          <w:sz w:val="24"/>
          <w:szCs w:val="24"/>
        </w:rPr>
        <w:t>Region</w:t>
      </w:r>
      <w:proofErr w:type="spellEnd"/>
      <w:r>
        <w:rPr>
          <w:rFonts w:ascii="Roboto" w:eastAsia="Roboto" w:hAnsi="Roboto" w:cs="Roboto"/>
          <w:color w:val="374151"/>
          <w:sz w:val="24"/>
          <w:szCs w:val="24"/>
        </w:rPr>
        <w:t xml:space="preserve"> </w:t>
      </w:r>
      <w:proofErr w:type="spellStart"/>
      <w:r>
        <w:rPr>
          <w:rFonts w:ascii="Roboto" w:eastAsia="Roboto" w:hAnsi="Roboto" w:cs="Roboto"/>
          <w:color w:val="374151"/>
          <w:sz w:val="24"/>
          <w:szCs w:val="24"/>
        </w:rPr>
        <w:t>Growing</w:t>
      </w:r>
      <w:proofErr w:type="spellEnd"/>
      <w:r>
        <w:rPr>
          <w:rFonts w:ascii="Roboto" w:eastAsia="Roboto" w:hAnsi="Roboto" w:cs="Roboto"/>
          <w:color w:val="374151"/>
          <w:sz w:val="24"/>
          <w:szCs w:val="24"/>
        </w:rPr>
        <w:t>) — это метод сегментации изображений, который основан на объединении пикселей схожих по некоторому критерию. Этот метод применяется для выделения связных областей (регионов) на изображении.</w:t>
      </w:r>
    </w:p>
    <w:p w:rsidR="002F7A47" w:rsidRDefault="00554BA5">
      <w:pPr>
        <w:pBdr>
          <w:top w:val="none" w:sz="0" w:space="0" w:color="D9D9E3"/>
          <w:left w:val="none" w:sz="0" w:space="0" w:color="D9D9E3"/>
          <w:bottom w:val="none" w:sz="0" w:space="0" w:color="D9D9E3"/>
          <w:right w:val="none" w:sz="0" w:space="0" w:color="D9D9E3"/>
          <w:between w:val="none" w:sz="0" w:space="0" w:color="D9D9E3"/>
        </w:pBdr>
        <w:spacing w:before="300" w:after="300" w:line="240" w:lineRule="auto"/>
        <w:rPr>
          <w:rFonts w:ascii="Roboto" w:eastAsia="Roboto" w:hAnsi="Roboto" w:cs="Roboto"/>
          <w:color w:val="374151"/>
          <w:sz w:val="24"/>
          <w:szCs w:val="24"/>
        </w:rPr>
      </w:pPr>
      <w:r>
        <w:rPr>
          <w:rFonts w:ascii="Roboto" w:eastAsia="Roboto" w:hAnsi="Roboto" w:cs="Roboto"/>
          <w:color w:val="374151"/>
          <w:sz w:val="24"/>
          <w:szCs w:val="24"/>
        </w:rPr>
        <w:t>Процесс выращивания областей обычно начинается с выбора начального пикселя (или нескольких начальных пикселей) в качестве семени (</w:t>
      </w:r>
      <w:proofErr w:type="spellStart"/>
      <w:r>
        <w:rPr>
          <w:rFonts w:ascii="Roboto" w:eastAsia="Roboto" w:hAnsi="Roboto" w:cs="Roboto"/>
          <w:color w:val="374151"/>
          <w:sz w:val="24"/>
          <w:szCs w:val="24"/>
        </w:rPr>
        <w:t>seed</w:t>
      </w:r>
      <w:proofErr w:type="spellEnd"/>
      <w:r>
        <w:rPr>
          <w:rFonts w:ascii="Roboto" w:eastAsia="Roboto" w:hAnsi="Roboto" w:cs="Roboto"/>
          <w:color w:val="374151"/>
          <w:sz w:val="24"/>
          <w:szCs w:val="24"/>
        </w:rPr>
        <w:t>). Эти семена являются отправной точкой для выращивания региона. Затем, на основе заданных критериев схожести, другие пиксели добавляются к региону, постепенно расширяя его.</w:t>
      </w:r>
    </w:p>
    <w:p w:rsidR="002F7A47" w:rsidRDefault="00554BA5">
      <w:pPr>
        <w:pBdr>
          <w:top w:val="none" w:sz="0" w:space="0" w:color="D9D9E3"/>
          <w:left w:val="none" w:sz="0" w:space="0" w:color="D9D9E3"/>
          <w:bottom w:val="none" w:sz="0" w:space="0" w:color="D9D9E3"/>
          <w:right w:val="none" w:sz="0" w:space="0" w:color="D9D9E3"/>
          <w:between w:val="none" w:sz="0" w:space="0" w:color="D9D9E3"/>
        </w:pBdr>
        <w:spacing w:before="300" w:after="300" w:line="240" w:lineRule="auto"/>
        <w:rPr>
          <w:rFonts w:ascii="Roboto" w:eastAsia="Roboto" w:hAnsi="Roboto" w:cs="Roboto"/>
          <w:color w:val="374151"/>
          <w:sz w:val="24"/>
          <w:szCs w:val="24"/>
        </w:rPr>
      </w:pPr>
      <w:r>
        <w:rPr>
          <w:rFonts w:ascii="Roboto" w:eastAsia="Roboto" w:hAnsi="Roboto" w:cs="Roboto"/>
          <w:color w:val="374151"/>
          <w:sz w:val="24"/>
          <w:szCs w:val="24"/>
        </w:rPr>
        <w:t>Шаги алгоритма могут быть следующими:</w:t>
      </w:r>
    </w:p>
    <w:p w:rsidR="002F7A47" w:rsidRDefault="00554BA5">
      <w:pPr>
        <w:numPr>
          <w:ilvl w:val="0"/>
          <w:numId w:val="6"/>
        </w:numPr>
        <w:pBdr>
          <w:top w:val="none" w:sz="0" w:space="0" w:color="D9D9E3"/>
          <w:left w:val="none" w:sz="0" w:space="0" w:color="D9D9E3"/>
          <w:bottom w:val="none" w:sz="0" w:space="0" w:color="D9D9E3"/>
          <w:right w:val="none" w:sz="0" w:space="0" w:color="D9D9E3"/>
          <w:between w:val="none" w:sz="0" w:space="0" w:color="D9D9E3"/>
        </w:pBdr>
        <w:spacing w:before="300" w:line="240" w:lineRule="auto"/>
      </w:pPr>
      <w:r>
        <w:rPr>
          <w:rFonts w:ascii="Roboto" w:eastAsia="Roboto" w:hAnsi="Roboto" w:cs="Roboto"/>
          <w:color w:val="374151"/>
          <w:sz w:val="24"/>
          <w:szCs w:val="24"/>
        </w:rPr>
        <w:t>Инициализация:</w:t>
      </w:r>
    </w:p>
    <w:p w:rsidR="002F7A47" w:rsidRDefault="00554BA5">
      <w:pPr>
        <w:numPr>
          <w:ilvl w:val="1"/>
          <w:numId w:val="6"/>
        </w:numPr>
        <w:pBdr>
          <w:top w:val="none" w:sz="0" w:space="0" w:color="D9D9E3"/>
          <w:left w:val="none" w:sz="0" w:space="0" w:color="D9D9E3"/>
          <w:bottom w:val="none" w:sz="0" w:space="0" w:color="D9D9E3"/>
          <w:right w:val="none" w:sz="0" w:space="0" w:color="D9D9E3"/>
          <w:between w:val="none" w:sz="0" w:space="0" w:color="D9D9E3"/>
        </w:pBdr>
        <w:spacing w:line="240" w:lineRule="auto"/>
      </w:pPr>
      <w:r>
        <w:rPr>
          <w:rFonts w:ascii="Roboto" w:eastAsia="Roboto" w:hAnsi="Roboto" w:cs="Roboto"/>
          <w:color w:val="374151"/>
          <w:sz w:val="24"/>
          <w:szCs w:val="24"/>
        </w:rPr>
        <w:t>Выбрать начальный пиксель (или пиксели) в качестве семени.</w:t>
      </w:r>
    </w:p>
    <w:p w:rsidR="002F7A47" w:rsidRDefault="00554BA5">
      <w:pPr>
        <w:numPr>
          <w:ilvl w:val="0"/>
          <w:numId w:val="6"/>
        </w:numPr>
        <w:pBdr>
          <w:top w:val="none" w:sz="0" w:space="0" w:color="D9D9E3"/>
          <w:left w:val="none" w:sz="0" w:space="0" w:color="D9D9E3"/>
          <w:bottom w:val="none" w:sz="0" w:space="0" w:color="D9D9E3"/>
          <w:right w:val="none" w:sz="0" w:space="0" w:color="D9D9E3"/>
          <w:between w:val="none" w:sz="0" w:space="0" w:color="D9D9E3"/>
        </w:pBdr>
        <w:spacing w:line="240" w:lineRule="auto"/>
      </w:pPr>
      <w:r>
        <w:rPr>
          <w:rFonts w:ascii="Roboto" w:eastAsia="Roboto" w:hAnsi="Roboto" w:cs="Roboto"/>
          <w:color w:val="374151"/>
          <w:sz w:val="24"/>
          <w:szCs w:val="24"/>
        </w:rPr>
        <w:t>Критерии схожести:</w:t>
      </w:r>
    </w:p>
    <w:p w:rsidR="002F7A47" w:rsidRDefault="00554BA5">
      <w:pPr>
        <w:numPr>
          <w:ilvl w:val="1"/>
          <w:numId w:val="6"/>
        </w:numPr>
        <w:pBdr>
          <w:top w:val="none" w:sz="0" w:space="0" w:color="D9D9E3"/>
          <w:left w:val="none" w:sz="0" w:space="0" w:color="D9D9E3"/>
          <w:bottom w:val="none" w:sz="0" w:space="0" w:color="D9D9E3"/>
          <w:right w:val="none" w:sz="0" w:space="0" w:color="D9D9E3"/>
          <w:between w:val="none" w:sz="0" w:space="0" w:color="D9D9E3"/>
        </w:pBdr>
        <w:spacing w:line="240" w:lineRule="auto"/>
      </w:pPr>
      <w:r>
        <w:rPr>
          <w:rFonts w:ascii="Roboto" w:eastAsia="Roboto" w:hAnsi="Roboto" w:cs="Roboto"/>
          <w:color w:val="374151"/>
          <w:sz w:val="24"/>
          <w:szCs w:val="24"/>
        </w:rPr>
        <w:t>Определить критерии, определяющие схожесть пикселей (например, по яркости, цвету, текстуре). Эти критерии могут варьироваться в зависимости от характера изображения и постановки задачи.</w:t>
      </w:r>
    </w:p>
    <w:p w:rsidR="002F7A47" w:rsidRDefault="00554BA5">
      <w:pPr>
        <w:numPr>
          <w:ilvl w:val="0"/>
          <w:numId w:val="6"/>
        </w:numPr>
        <w:pBdr>
          <w:top w:val="none" w:sz="0" w:space="0" w:color="D9D9E3"/>
          <w:left w:val="none" w:sz="0" w:space="0" w:color="D9D9E3"/>
          <w:bottom w:val="none" w:sz="0" w:space="0" w:color="D9D9E3"/>
          <w:right w:val="none" w:sz="0" w:space="0" w:color="D9D9E3"/>
          <w:between w:val="none" w:sz="0" w:space="0" w:color="D9D9E3"/>
        </w:pBdr>
        <w:spacing w:line="240" w:lineRule="auto"/>
      </w:pPr>
      <w:r>
        <w:rPr>
          <w:rFonts w:ascii="Roboto" w:eastAsia="Roboto" w:hAnsi="Roboto" w:cs="Roboto"/>
          <w:color w:val="374151"/>
          <w:sz w:val="24"/>
          <w:szCs w:val="24"/>
        </w:rPr>
        <w:t>Добавление пикселей:</w:t>
      </w:r>
    </w:p>
    <w:p w:rsidR="002F7A47" w:rsidRDefault="00554BA5">
      <w:pPr>
        <w:numPr>
          <w:ilvl w:val="1"/>
          <w:numId w:val="6"/>
        </w:numPr>
        <w:pBdr>
          <w:top w:val="none" w:sz="0" w:space="0" w:color="D9D9E3"/>
          <w:left w:val="none" w:sz="0" w:space="0" w:color="D9D9E3"/>
          <w:bottom w:val="none" w:sz="0" w:space="0" w:color="D9D9E3"/>
          <w:right w:val="none" w:sz="0" w:space="0" w:color="D9D9E3"/>
          <w:between w:val="none" w:sz="0" w:space="0" w:color="D9D9E3"/>
        </w:pBdr>
        <w:spacing w:line="240" w:lineRule="auto"/>
      </w:pPr>
      <w:r>
        <w:rPr>
          <w:rFonts w:ascii="Roboto" w:eastAsia="Roboto" w:hAnsi="Roboto" w:cs="Roboto"/>
          <w:color w:val="374151"/>
          <w:sz w:val="24"/>
          <w:szCs w:val="24"/>
        </w:rPr>
        <w:t>Добавлять к региону соседние пиксели, которые удовлетворяют критериям схожести с уже включенными пикселями. Этот процесс продолжается до тех пор, пока не будет достигнут критерий останова.</w:t>
      </w:r>
    </w:p>
    <w:p w:rsidR="002F7A47" w:rsidRDefault="00554BA5">
      <w:pPr>
        <w:numPr>
          <w:ilvl w:val="0"/>
          <w:numId w:val="6"/>
        </w:numPr>
        <w:pBdr>
          <w:top w:val="none" w:sz="0" w:space="0" w:color="D9D9E3"/>
          <w:left w:val="none" w:sz="0" w:space="0" w:color="D9D9E3"/>
          <w:bottom w:val="none" w:sz="0" w:space="0" w:color="D9D9E3"/>
          <w:right w:val="none" w:sz="0" w:space="0" w:color="D9D9E3"/>
          <w:between w:val="none" w:sz="0" w:space="0" w:color="D9D9E3"/>
        </w:pBdr>
        <w:spacing w:line="240" w:lineRule="auto"/>
      </w:pPr>
      <w:r>
        <w:rPr>
          <w:rFonts w:ascii="Roboto" w:eastAsia="Roboto" w:hAnsi="Roboto" w:cs="Roboto"/>
          <w:color w:val="374151"/>
          <w:sz w:val="24"/>
          <w:szCs w:val="24"/>
        </w:rPr>
        <w:t>Критерий останова:</w:t>
      </w:r>
    </w:p>
    <w:p w:rsidR="002F7A47" w:rsidRDefault="00554BA5">
      <w:pPr>
        <w:numPr>
          <w:ilvl w:val="1"/>
          <w:numId w:val="6"/>
        </w:numPr>
        <w:pBdr>
          <w:top w:val="none" w:sz="0" w:space="0" w:color="D9D9E3"/>
          <w:left w:val="none" w:sz="0" w:space="0" w:color="D9D9E3"/>
          <w:bottom w:val="none" w:sz="0" w:space="0" w:color="D9D9E3"/>
          <w:right w:val="none" w:sz="0" w:space="0" w:color="D9D9E3"/>
          <w:between w:val="none" w:sz="0" w:space="0" w:color="D9D9E3"/>
        </w:pBdr>
        <w:spacing w:after="300" w:line="240" w:lineRule="auto"/>
      </w:pPr>
      <w:r>
        <w:rPr>
          <w:rFonts w:ascii="Roboto" w:eastAsia="Roboto" w:hAnsi="Roboto" w:cs="Roboto"/>
          <w:color w:val="374151"/>
          <w:sz w:val="24"/>
          <w:szCs w:val="24"/>
        </w:rPr>
        <w:t>Установить критерии останова для определения завершения процесса. Это может быть, например, достижение определенного размера региона или отсутствие пикселей, удовлетворяющих критериям схожести.</w:t>
      </w:r>
    </w:p>
    <w:p w:rsidR="002F7A47" w:rsidRDefault="00554BA5">
      <w:pPr>
        <w:pBdr>
          <w:top w:val="none" w:sz="0" w:space="0" w:color="D9D9E3"/>
          <w:left w:val="none" w:sz="0" w:space="0" w:color="D9D9E3"/>
          <w:bottom w:val="none" w:sz="0" w:space="0" w:color="D9D9E3"/>
          <w:right w:val="none" w:sz="0" w:space="0" w:color="D9D9E3"/>
          <w:between w:val="none" w:sz="0" w:space="0" w:color="D9D9E3"/>
        </w:pBdr>
        <w:spacing w:before="300" w:line="240" w:lineRule="auto"/>
        <w:rPr>
          <w:rFonts w:ascii="Roboto" w:eastAsia="Roboto" w:hAnsi="Roboto" w:cs="Roboto"/>
          <w:color w:val="374151"/>
          <w:sz w:val="24"/>
          <w:szCs w:val="24"/>
        </w:rPr>
      </w:pPr>
      <w:r>
        <w:rPr>
          <w:rFonts w:ascii="Roboto" w:eastAsia="Roboto" w:hAnsi="Roboto" w:cs="Roboto"/>
          <w:color w:val="374151"/>
          <w:sz w:val="24"/>
          <w:szCs w:val="24"/>
        </w:rPr>
        <w:t xml:space="preserve">Метод выращивания областей обладает гибкостью и может быть эффективным для выделения регионов с простой структурой, где соседние пиксели схожи между собой. Однако, при некорректном выборе семени или критериев схожести, результат сегментации может быть неудовлетворительным. В таких случаях могут использоваться другие методы, такие как </w:t>
      </w:r>
      <w:proofErr w:type="spellStart"/>
      <w:r>
        <w:rPr>
          <w:rFonts w:ascii="Roboto" w:eastAsia="Roboto" w:hAnsi="Roboto" w:cs="Roboto"/>
          <w:color w:val="374151"/>
          <w:sz w:val="24"/>
          <w:szCs w:val="24"/>
        </w:rPr>
        <w:t>Watershed</w:t>
      </w:r>
      <w:proofErr w:type="spellEnd"/>
      <w:r>
        <w:rPr>
          <w:rFonts w:ascii="Roboto" w:eastAsia="Roboto" w:hAnsi="Roboto" w:cs="Roboto"/>
          <w:color w:val="374151"/>
          <w:sz w:val="24"/>
          <w:szCs w:val="24"/>
        </w:rPr>
        <w:t xml:space="preserve"> (водораздел).</w:t>
      </w:r>
    </w:p>
    <w:p w:rsidR="002F7A47" w:rsidRDefault="00554BA5">
      <w:pPr>
        <w:spacing w:line="240" w:lineRule="auto"/>
        <w:ind w:left="720"/>
      </w:pPr>
      <w:r>
        <w:br w:type="page"/>
      </w:r>
    </w:p>
    <w:p w:rsidR="002F7A47" w:rsidRDefault="00554BA5">
      <w:pPr>
        <w:pStyle w:val="1"/>
        <w:numPr>
          <w:ilvl w:val="0"/>
          <w:numId w:val="13"/>
        </w:numPr>
        <w:ind w:left="0" w:firstLine="708"/>
      </w:pPr>
      <w:bookmarkStart w:id="67" w:name="_Toc154103785"/>
      <w:r>
        <w:lastRenderedPageBreak/>
        <w:t>Сегментация на отдельные области: разделение и слияние областей</w:t>
      </w:r>
      <w:bookmarkEnd w:id="67"/>
    </w:p>
    <w:p w:rsidR="002F7A47" w:rsidRDefault="00554BA5">
      <w:pPr>
        <w:pBdr>
          <w:top w:val="none" w:sz="0" w:space="0" w:color="D9D9E3"/>
          <w:left w:val="none" w:sz="0" w:space="0" w:color="D9D9E3"/>
          <w:bottom w:val="none" w:sz="0" w:space="0" w:color="D9D9E3"/>
          <w:right w:val="none" w:sz="0" w:space="0" w:color="D9D9E3"/>
          <w:between w:val="none" w:sz="0" w:space="0" w:color="D9D9E3"/>
        </w:pBdr>
        <w:spacing w:after="300" w:line="420" w:lineRule="auto"/>
        <w:rPr>
          <w:rFonts w:ascii="Roboto" w:eastAsia="Roboto" w:hAnsi="Roboto" w:cs="Roboto"/>
        </w:rPr>
      </w:pPr>
      <w:r>
        <w:rPr>
          <w:rFonts w:ascii="Roboto" w:eastAsia="Roboto" w:hAnsi="Roboto" w:cs="Roboto"/>
        </w:rPr>
        <w:t>Разделение и слияние областей (</w:t>
      </w:r>
      <w:proofErr w:type="spellStart"/>
      <w:r>
        <w:rPr>
          <w:rFonts w:ascii="Roboto" w:eastAsia="Roboto" w:hAnsi="Roboto" w:cs="Roboto"/>
        </w:rPr>
        <w:t>Split</w:t>
      </w:r>
      <w:proofErr w:type="spellEnd"/>
      <w:r>
        <w:rPr>
          <w:rFonts w:ascii="Roboto" w:eastAsia="Roboto" w:hAnsi="Roboto" w:cs="Roboto"/>
        </w:rPr>
        <w:t xml:space="preserve"> </w:t>
      </w:r>
      <w:proofErr w:type="spellStart"/>
      <w:r>
        <w:rPr>
          <w:rFonts w:ascii="Roboto" w:eastAsia="Roboto" w:hAnsi="Roboto" w:cs="Roboto"/>
        </w:rPr>
        <w:t>and</w:t>
      </w:r>
      <w:proofErr w:type="spellEnd"/>
      <w:r>
        <w:rPr>
          <w:rFonts w:ascii="Roboto" w:eastAsia="Roboto" w:hAnsi="Roboto" w:cs="Roboto"/>
        </w:rPr>
        <w:t xml:space="preserve"> </w:t>
      </w:r>
      <w:proofErr w:type="spellStart"/>
      <w:r>
        <w:rPr>
          <w:rFonts w:ascii="Roboto" w:eastAsia="Roboto" w:hAnsi="Roboto" w:cs="Roboto"/>
        </w:rPr>
        <w:t>Merge</w:t>
      </w:r>
      <w:proofErr w:type="spellEnd"/>
      <w:r>
        <w:rPr>
          <w:rFonts w:ascii="Roboto" w:eastAsia="Roboto" w:hAnsi="Roboto" w:cs="Roboto"/>
        </w:rPr>
        <w:t>) - это метод сегментации изображений, который комбинирует два этапа: разделение (</w:t>
      </w:r>
      <w:proofErr w:type="spellStart"/>
      <w:r>
        <w:rPr>
          <w:rFonts w:ascii="Roboto" w:eastAsia="Roboto" w:hAnsi="Roboto" w:cs="Roboto"/>
        </w:rPr>
        <w:t>splitting</w:t>
      </w:r>
      <w:proofErr w:type="spellEnd"/>
      <w:r>
        <w:rPr>
          <w:rFonts w:ascii="Roboto" w:eastAsia="Roboto" w:hAnsi="Roboto" w:cs="Roboto"/>
        </w:rPr>
        <w:t>) и слияние (</w:t>
      </w:r>
      <w:proofErr w:type="spellStart"/>
      <w:r>
        <w:rPr>
          <w:rFonts w:ascii="Roboto" w:eastAsia="Roboto" w:hAnsi="Roboto" w:cs="Roboto"/>
        </w:rPr>
        <w:t>merging</w:t>
      </w:r>
      <w:proofErr w:type="spellEnd"/>
      <w:r>
        <w:rPr>
          <w:rFonts w:ascii="Roboto" w:eastAsia="Roboto" w:hAnsi="Roboto" w:cs="Roboto"/>
        </w:rPr>
        <w:t>). Этот метод был предложен для обработки текстурных и структурных деталей на изображениях и может быть эффективен в случаях, когда регионы имеют различную структуру или текстуру.</w:t>
      </w:r>
    </w:p>
    <w:p w:rsidR="002F7A47" w:rsidRDefault="00554BA5">
      <w:pPr>
        <w:pBdr>
          <w:top w:val="none" w:sz="0" w:space="0" w:color="D9D9E3"/>
          <w:left w:val="none" w:sz="0" w:space="0" w:color="D9D9E3"/>
          <w:bottom w:val="none" w:sz="0" w:space="0" w:color="D9D9E3"/>
          <w:right w:val="none" w:sz="0" w:space="0" w:color="D9D9E3"/>
          <w:between w:val="none" w:sz="0" w:space="0" w:color="D9D9E3"/>
        </w:pBdr>
        <w:spacing w:before="300" w:after="300" w:line="420" w:lineRule="auto"/>
        <w:rPr>
          <w:rFonts w:ascii="Roboto" w:eastAsia="Roboto" w:hAnsi="Roboto" w:cs="Roboto"/>
        </w:rPr>
      </w:pPr>
      <w:r>
        <w:rPr>
          <w:rFonts w:ascii="Roboto" w:eastAsia="Roboto" w:hAnsi="Roboto" w:cs="Roboto"/>
        </w:rPr>
        <w:t>Процесс разделения и слияния областей включает следующие шаги:</w:t>
      </w:r>
    </w:p>
    <w:p w:rsidR="002F7A47" w:rsidRDefault="00554BA5">
      <w:pPr>
        <w:numPr>
          <w:ilvl w:val="0"/>
          <w:numId w:val="5"/>
        </w:numPr>
        <w:pBdr>
          <w:top w:val="none" w:sz="0" w:space="0" w:color="D9D9E3"/>
          <w:left w:val="none" w:sz="0" w:space="0" w:color="D9D9E3"/>
          <w:bottom w:val="none" w:sz="0" w:space="0" w:color="D9D9E3"/>
          <w:right w:val="none" w:sz="0" w:space="0" w:color="D9D9E3"/>
          <w:between w:val="none" w:sz="0" w:space="0" w:color="D9D9E3"/>
        </w:pBdr>
        <w:spacing w:before="300"/>
      </w:pPr>
      <w:r>
        <w:rPr>
          <w:rFonts w:ascii="Roboto" w:eastAsia="Roboto" w:hAnsi="Roboto" w:cs="Roboto"/>
        </w:rPr>
        <w:t>Разделение (</w:t>
      </w:r>
      <w:proofErr w:type="spellStart"/>
      <w:r>
        <w:rPr>
          <w:rFonts w:ascii="Roboto" w:eastAsia="Roboto" w:hAnsi="Roboto" w:cs="Roboto"/>
        </w:rPr>
        <w:t>Splitting</w:t>
      </w:r>
      <w:proofErr w:type="spellEnd"/>
      <w:r>
        <w:rPr>
          <w:rFonts w:ascii="Roboto" w:eastAsia="Roboto" w:hAnsi="Roboto" w:cs="Roboto"/>
        </w:rPr>
        <w:t>):</w:t>
      </w:r>
    </w:p>
    <w:p w:rsidR="002F7A47" w:rsidRDefault="00554BA5">
      <w:pPr>
        <w:numPr>
          <w:ilvl w:val="1"/>
          <w:numId w:val="5"/>
        </w:numPr>
        <w:pBdr>
          <w:top w:val="none" w:sz="0" w:space="0" w:color="D9D9E3"/>
          <w:left w:val="none" w:sz="0" w:space="0" w:color="D9D9E3"/>
          <w:bottom w:val="none" w:sz="0" w:space="0" w:color="D9D9E3"/>
          <w:right w:val="none" w:sz="0" w:space="0" w:color="D9D9E3"/>
          <w:between w:val="none" w:sz="0" w:space="0" w:color="D9D9E3"/>
        </w:pBdr>
      </w:pPr>
      <w:r>
        <w:rPr>
          <w:rFonts w:ascii="Roboto" w:eastAsia="Roboto" w:hAnsi="Roboto" w:cs="Roboto"/>
        </w:rPr>
        <w:t>Изначально все области изображения рассматриваются как один регион.</w:t>
      </w:r>
    </w:p>
    <w:p w:rsidR="002F7A47" w:rsidRDefault="00554BA5">
      <w:pPr>
        <w:numPr>
          <w:ilvl w:val="1"/>
          <w:numId w:val="5"/>
        </w:numPr>
        <w:pBdr>
          <w:top w:val="none" w:sz="0" w:space="0" w:color="D9D9E3"/>
          <w:left w:val="none" w:sz="0" w:space="0" w:color="D9D9E3"/>
          <w:bottom w:val="none" w:sz="0" w:space="0" w:color="D9D9E3"/>
          <w:right w:val="none" w:sz="0" w:space="0" w:color="D9D9E3"/>
          <w:between w:val="none" w:sz="0" w:space="0" w:color="D9D9E3"/>
        </w:pBdr>
      </w:pPr>
      <w:r>
        <w:rPr>
          <w:rFonts w:ascii="Roboto" w:eastAsia="Roboto" w:hAnsi="Roboto" w:cs="Roboto"/>
        </w:rPr>
        <w:t>Если некоторый критерий разделения (например, текстурные характеристики) для текущего региона не выполняется, то этот регион считается однородным и не разделяется.</w:t>
      </w:r>
    </w:p>
    <w:p w:rsidR="002F7A47" w:rsidRDefault="00554BA5">
      <w:pPr>
        <w:numPr>
          <w:ilvl w:val="1"/>
          <w:numId w:val="5"/>
        </w:numPr>
        <w:pBdr>
          <w:top w:val="none" w:sz="0" w:space="0" w:color="D9D9E3"/>
          <w:left w:val="none" w:sz="0" w:space="0" w:color="D9D9E3"/>
          <w:bottom w:val="none" w:sz="0" w:space="0" w:color="D9D9E3"/>
          <w:right w:val="none" w:sz="0" w:space="0" w:color="D9D9E3"/>
          <w:between w:val="none" w:sz="0" w:space="0" w:color="D9D9E3"/>
        </w:pBdr>
      </w:pPr>
      <w:r>
        <w:rPr>
          <w:rFonts w:ascii="Roboto" w:eastAsia="Roboto" w:hAnsi="Roboto" w:cs="Roboto"/>
        </w:rPr>
        <w:t>В противном случае изображение разделяется на более мелкие части (например, путем деления изображения на 4 равные части).</w:t>
      </w:r>
    </w:p>
    <w:p w:rsidR="002F7A47" w:rsidRDefault="00554BA5">
      <w:pPr>
        <w:numPr>
          <w:ilvl w:val="0"/>
          <w:numId w:val="5"/>
        </w:numPr>
        <w:pBdr>
          <w:top w:val="none" w:sz="0" w:space="0" w:color="D9D9E3"/>
          <w:left w:val="none" w:sz="0" w:space="0" w:color="D9D9E3"/>
          <w:bottom w:val="none" w:sz="0" w:space="0" w:color="D9D9E3"/>
          <w:right w:val="none" w:sz="0" w:space="0" w:color="D9D9E3"/>
          <w:between w:val="none" w:sz="0" w:space="0" w:color="D9D9E3"/>
        </w:pBdr>
      </w:pPr>
      <w:r>
        <w:rPr>
          <w:rFonts w:ascii="Roboto" w:eastAsia="Roboto" w:hAnsi="Roboto" w:cs="Roboto"/>
        </w:rPr>
        <w:t>Критерий слияния (</w:t>
      </w:r>
      <w:proofErr w:type="spellStart"/>
      <w:r>
        <w:rPr>
          <w:rFonts w:ascii="Roboto" w:eastAsia="Roboto" w:hAnsi="Roboto" w:cs="Roboto"/>
        </w:rPr>
        <w:t>Merging</w:t>
      </w:r>
      <w:proofErr w:type="spellEnd"/>
      <w:r>
        <w:rPr>
          <w:rFonts w:ascii="Roboto" w:eastAsia="Roboto" w:hAnsi="Roboto" w:cs="Roboto"/>
        </w:rPr>
        <w:t xml:space="preserve"> </w:t>
      </w:r>
      <w:proofErr w:type="spellStart"/>
      <w:r>
        <w:rPr>
          <w:rFonts w:ascii="Roboto" w:eastAsia="Roboto" w:hAnsi="Roboto" w:cs="Roboto"/>
        </w:rPr>
        <w:t>Criterion</w:t>
      </w:r>
      <w:proofErr w:type="spellEnd"/>
      <w:r>
        <w:rPr>
          <w:rFonts w:ascii="Roboto" w:eastAsia="Roboto" w:hAnsi="Roboto" w:cs="Roboto"/>
        </w:rPr>
        <w:t>):</w:t>
      </w:r>
    </w:p>
    <w:p w:rsidR="002F7A47" w:rsidRDefault="00554BA5">
      <w:pPr>
        <w:numPr>
          <w:ilvl w:val="1"/>
          <w:numId w:val="5"/>
        </w:numPr>
        <w:pBdr>
          <w:top w:val="none" w:sz="0" w:space="0" w:color="D9D9E3"/>
          <w:left w:val="none" w:sz="0" w:space="0" w:color="D9D9E3"/>
          <w:bottom w:val="none" w:sz="0" w:space="0" w:color="D9D9E3"/>
          <w:right w:val="none" w:sz="0" w:space="0" w:color="D9D9E3"/>
          <w:between w:val="none" w:sz="0" w:space="0" w:color="D9D9E3"/>
        </w:pBdr>
      </w:pPr>
      <w:r>
        <w:rPr>
          <w:rFonts w:ascii="Roboto" w:eastAsia="Roboto" w:hAnsi="Roboto" w:cs="Roboto"/>
        </w:rPr>
        <w:t>Для каждой части, полученной после разделения, проверяется критерий схожести (например, средняя яркость или текстурные характеристики). Если этот критерий выполнен, то части сливаются в один регион.</w:t>
      </w:r>
    </w:p>
    <w:p w:rsidR="002F7A47" w:rsidRDefault="00554BA5">
      <w:pPr>
        <w:numPr>
          <w:ilvl w:val="0"/>
          <w:numId w:val="5"/>
        </w:numPr>
        <w:pBdr>
          <w:top w:val="none" w:sz="0" w:space="0" w:color="D9D9E3"/>
          <w:left w:val="none" w:sz="0" w:space="0" w:color="D9D9E3"/>
          <w:bottom w:val="none" w:sz="0" w:space="0" w:color="D9D9E3"/>
          <w:right w:val="none" w:sz="0" w:space="0" w:color="D9D9E3"/>
          <w:between w:val="none" w:sz="0" w:space="0" w:color="D9D9E3"/>
        </w:pBdr>
      </w:pPr>
      <w:r>
        <w:rPr>
          <w:rFonts w:ascii="Roboto" w:eastAsia="Roboto" w:hAnsi="Roboto" w:cs="Roboto"/>
        </w:rPr>
        <w:t>Повторение:</w:t>
      </w:r>
    </w:p>
    <w:p w:rsidR="002F7A47" w:rsidRDefault="00554BA5">
      <w:pPr>
        <w:numPr>
          <w:ilvl w:val="1"/>
          <w:numId w:val="5"/>
        </w:numPr>
        <w:pBdr>
          <w:top w:val="none" w:sz="0" w:space="0" w:color="D9D9E3"/>
          <w:left w:val="none" w:sz="0" w:space="0" w:color="D9D9E3"/>
          <w:bottom w:val="none" w:sz="0" w:space="0" w:color="D9D9E3"/>
          <w:right w:val="none" w:sz="0" w:space="0" w:color="D9D9E3"/>
          <w:between w:val="none" w:sz="0" w:space="0" w:color="D9D9E3"/>
        </w:pBdr>
      </w:pPr>
      <w:r>
        <w:rPr>
          <w:rFonts w:ascii="Roboto" w:eastAsia="Roboto" w:hAnsi="Roboto" w:cs="Roboto"/>
        </w:rPr>
        <w:t>Процесс разделения и слияния рекурсивно повторяется для каждого нового региона, пока не достигнут критерии останова (например, минимальный размер региона или уровень различия характеристик).</w:t>
      </w:r>
    </w:p>
    <w:p w:rsidR="002F7A47" w:rsidRDefault="00554BA5">
      <w:pPr>
        <w:numPr>
          <w:ilvl w:val="0"/>
          <w:numId w:val="5"/>
        </w:numPr>
        <w:pBdr>
          <w:top w:val="none" w:sz="0" w:space="0" w:color="D9D9E3"/>
          <w:left w:val="none" w:sz="0" w:space="0" w:color="D9D9E3"/>
          <w:bottom w:val="none" w:sz="0" w:space="0" w:color="D9D9E3"/>
          <w:right w:val="none" w:sz="0" w:space="0" w:color="D9D9E3"/>
          <w:between w:val="none" w:sz="0" w:space="0" w:color="D9D9E3"/>
        </w:pBdr>
      </w:pPr>
      <w:r>
        <w:rPr>
          <w:rFonts w:ascii="Roboto" w:eastAsia="Roboto" w:hAnsi="Roboto" w:cs="Roboto"/>
        </w:rPr>
        <w:t>Критерии останова:</w:t>
      </w:r>
    </w:p>
    <w:p w:rsidR="002F7A47" w:rsidRDefault="00554BA5">
      <w:pPr>
        <w:numPr>
          <w:ilvl w:val="1"/>
          <w:numId w:val="5"/>
        </w:numPr>
        <w:pBdr>
          <w:top w:val="none" w:sz="0" w:space="0" w:color="D9D9E3"/>
          <w:left w:val="none" w:sz="0" w:space="0" w:color="D9D9E3"/>
          <w:bottom w:val="none" w:sz="0" w:space="0" w:color="D9D9E3"/>
          <w:right w:val="none" w:sz="0" w:space="0" w:color="D9D9E3"/>
          <w:between w:val="none" w:sz="0" w:space="0" w:color="D9D9E3"/>
        </w:pBdr>
        <w:spacing w:after="300"/>
      </w:pPr>
      <w:r>
        <w:rPr>
          <w:rFonts w:ascii="Roboto" w:eastAsia="Roboto" w:hAnsi="Roboto" w:cs="Roboto"/>
        </w:rPr>
        <w:t>Задаются критерии останова, которые определяют, когда процесс должен завершиться. Это может быть, например, минимальный размер региона или достижение определенного уровня схожести.</w:t>
      </w:r>
    </w:p>
    <w:p w:rsidR="002F7A47" w:rsidRDefault="00554BA5">
      <w:pPr>
        <w:pBdr>
          <w:top w:val="none" w:sz="0" w:space="0" w:color="D9D9E3"/>
          <w:left w:val="none" w:sz="0" w:space="0" w:color="D9D9E3"/>
          <w:bottom w:val="none" w:sz="0" w:space="0" w:color="D9D9E3"/>
          <w:right w:val="none" w:sz="0" w:space="0" w:color="D9D9E3"/>
          <w:between w:val="none" w:sz="0" w:space="0" w:color="D9D9E3"/>
        </w:pBdr>
        <w:spacing w:before="300" w:line="420" w:lineRule="auto"/>
        <w:rPr>
          <w:rFonts w:ascii="Roboto" w:eastAsia="Roboto" w:hAnsi="Roboto" w:cs="Roboto"/>
        </w:rPr>
      </w:pPr>
      <w:r>
        <w:rPr>
          <w:rFonts w:ascii="Roboto" w:eastAsia="Roboto" w:hAnsi="Roboto" w:cs="Roboto"/>
        </w:rPr>
        <w:t>Метод разделения и слияния областей позволяет адаптироваться к различным уровням детализации в различных частях изображения. Он может быть эффективным для работы с изображениями, содержащими разнообразные структуры и текстуры.</w:t>
      </w:r>
    </w:p>
    <w:p w:rsidR="002F7A47" w:rsidRDefault="002F7A47">
      <w:pPr>
        <w:ind w:left="720"/>
      </w:pPr>
    </w:p>
    <w:p w:rsidR="002F7A47" w:rsidRDefault="00554BA5">
      <w:pPr>
        <w:spacing w:line="240" w:lineRule="auto"/>
        <w:ind w:left="720"/>
      </w:pPr>
      <w:r>
        <w:br w:type="page"/>
      </w:r>
    </w:p>
    <w:p w:rsidR="002F7A47" w:rsidRDefault="00554BA5">
      <w:pPr>
        <w:pStyle w:val="1"/>
        <w:numPr>
          <w:ilvl w:val="0"/>
          <w:numId w:val="13"/>
        </w:numPr>
        <w:ind w:left="0" w:firstLine="708"/>
      </w:pPr>
      <w:bookmarkStart w:id="68" w:name="_Toc154103786"/>
      <w:r>
        <w:lastRenderedPageBreak/>
        <w:t>Сегментация по морфологическим водоразделам</w:t>
      </w:r>
      <w:bookmarkEnd w:id="68"/>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 </w:t>
      </w:r>
      <w:r>
        <w:rPr>
          <w:rFonts w:ascii="Times New Roman" w:eastAsia="Times New Roman" w:hAnsi="Times New Roman" w:cs="Times New Roman"/>
          <w:sz w:val="24"/>
          <w:szCs w:val="24"/>
          <w:u w:val="single"/>
        </w:rPr>
        <w:t>методе морфологического водораздела</w:t>
      </w:r>
      <w:r>
        <w:rPr>
          <w:rFonts w:ascii="Times New Roman" w:eastAsia="Times New Roman" w:hAnsi="Times New Roman" w:cs="Times New Roman"/>
          <w:sz w:val="24"/>
          <w:szCs w:val="24"/>
        </w:rPr>
        <w:t xml:space="preserve"> полутоновое изображение рассматривается как цифровая модель местности, где значения яркости трактуются как высоты относительно некоторого уровня, т. е. изображение – это матрица высот.</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Если на такую местность льет дождь, образуется множество бассейнов. Вода заполняет маленькие бассейны, затем из переполненных бассейнов выливается и бассейны объединяются в более крупные согласно высотам уровня воды.</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Места объединения бассейнов отмечаются как </w:t>
      </w:r>
      <w:r>
        <w:rPr>
          <w:rFonts w:ascii="Times New Roman" w:eastAsia="Times New Roman" w:hAnsi="Times New Roman" w:cs="Times New Roman"/>
          <w:sz w:val="24"/>
          <w:szCs w:val="24"/>
          <w:u w:val="single"/>
        </w:rPr>
        <w:t>линии водораздела</w:t>
      </w:r>
      <w:r>
        <w:rPr>
          <w:rFonts w:ascii="Times New Roman" w:eastAsia="Times New Roman" w:hAnsi="Times New Roman" w:cs="Times New Roman"/>
          <w:sz w:val="24"/>
          <w:szCs w:val="24"/>
        </w:rPr>
        <w:t>.</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итоге вся местность может быть затоплена. Результат сегментации зависит от момента прекращения поступления воды. Если процесс остановить рано, изображение будет сегментировано на мелкие области, если поздно – на очень крупны</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 такой интерпретации все </w:t>
      </w:r>
      <w:r>
        <w:rPr>
          <w:rFonts w:ascii="Times New Roman" w:eastAsia="Times New Roman" w:hAnsi="Times New Roman" w:cs="Times New Roman"/>
          <w:sz w:val="24"/>
          <w:szCs w:val="24"/>
          <w:u w:val="single"/>
        </w:rPr>
        <w:t>пикселы делятся на два типа</w:t>
      </w:r>
      <w:r>
        <w:rPr>
          <w:rFonts w:ascii="Times New Roman" w:eastAsia="Times New Roman" w:hAnsi="Times New Roman" w:cs="Times New Roman"/>
          <w:sz w:val="24"/>
          <w:szCs w:val="24"/>
        </w:rPr>
        <w:t>:</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локальные минимумы; находящиеся на склоне, т. е. те, с которых вода скатывается в один и тот же локальный минимум;</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локальные максимумы, т. е. те, с которых вода скатывается более чем в один минимум.</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При сегментации с помощью данного метода нужно определить водосборные бассейны и линии водораздела на изображении путем обработки локальных областей в зависимости от их яркостных характеристик</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Алгоритм водораздела (идея метода)</w:t>
      </w:r>
      <w:r>
        <w:rPr>
          <w:rFonts w:ascii="Times New Roman" w:eastAsia="Times New Roman" w:hAnsi="Times New Roman" w:cs="Times New Roman"/>
          <w:sz w:val="24"/>
          <w:szCs w:val="24"/>
        </w:rPr>
        <w:t>:</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Вспомним – большие значения градиента соответствуют резким переходам на изображении</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Рассмотрим абсолютную величину градиента как карту высот ландшафта</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Там где</w:t>
      </w:r>
      <w:proofErr w:type="gramEnd"/>
      <w:r>
        <w:rPr>
          <w:rFonts w:ascii="Times New Roman" w:eastAsia="Times New Roman" w:hAnsi="Times New Roman" w:cs="Times New Roman"/>
          <w:sz w:val="24"/>
          <w:szCs w:val="24"/>
        </w:rPr>
        <w:t xml:space="preserve"> резкие границы – получатся «стены»</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Будем «лить воду» в «ямы» и искать получающиеся «озера»</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Область водораздела, бассейн (</w:t>
      </w:r>
      <w:proofErr w:type="spellStart"/>
      <w:r>
        <w:rPr>
          <w:rFonts w:ascii="Times New Roman" w:eastAsia="Times New Roman" w:hAnsi="Times New Roman" w:cs="Times New Roman"/>
          <w:sz w:val="24"/>
          <w:szCs w:val="24"/>
          <w:u w:val="single"/>
        </w:rPr>
        <w:t>catchment</w:t>
      </w:r>
      <w:proofErr w:type="spellEnd"/>
      <w:r>
        <w:rPr>
          <w:rFonts w:ascii="Times New Roman" w:eastAsia="Times New Roman" w:hAnsi="Times New Roman" w:cs="Times New Roman"/>
          <w:sz w:val="24"/>
          <w:szCs w:val="24"/>
          <w:u w:val="single"/>
        </w:rPr>
        <w:t xml:space="preserve"> </w:t>
      </w:r>
      <w:proofErr w:type="spellStart"/>
      <w:r>
        <w:rPr>
          <w:rFonts w:ascii="Times New Roman" w:eastAsia="Times New Roman" w:hAnsi="Times New Roman" w:cs="Times New Roman"/>
          <w:sz w:val="24"/>
          <w:szCs w:val="24"/>
          <w:u w:val="single"/>
        </w:rPr>
        <w:t>basin</w:t>
      </w:r>
      <w:proofErr w:type="spellEnd"/>
      <w:r>
        <w:rPr>
          <w:rFonts w:ascii="Times New Roman" w:eastAsia="Times New Roman" w:hAnsi="Times New Roman" w:cs="Times New Roman"/>
          <w:sz w:val="24"/>
          <w:szCs w:val="24"/>
          <w:u w:val="single"/>
        </w:rPr>
        <w:t>):</w:t>
      </w:r>
      <w:r>
        <w:rPr>
          <w:rFonts w:ascii="Times New Roman" w:eastAsia="Times New Roman" w:hAnsi="Times New Roman" w:cs="Times New Roman"/>
          <w:sz w:val="24"/>
          <w:szCs w:val="24"/>
        </w:rPr>
        <w:t xml:space="preserve"> область в которой поток из всех точки «стекает» к одной общей точке</w:t>
      </w:r>
    </w:p>
    <w:p w:rsidR="002F7A47" w:rsidRDefault="00554BA5">
      <w:pPr>
        <w:spacing w:line="240" w:lineRule="auto"/>
        <w:ind w:firstLine="700"/>
        <w:jc w:val="both"/>
      </w:pPr>
      <w:r>
        <w:rPr>
          <w:rFonts w:ascii="Times New Roman" w:eastAsia="Times New Roman" w:hAnsi="Times New Roman" w:cs="Times New Roman"/>
          <w:sz w:val="24"/>
          <w:szCs w:val="24"/>
        </w:rPr>
        <w:t>Алгоритм, как и разбиение дает множество небольших регионов, следовательно, очень чувствителен к шуму – ищет все локальные минимумы</w:t>
      </w:r>
    </w:p>
    <w:p w:rsidR="002F7A47" w:rsidRDefault="00554BA5">
      <w:pPr>
        <w:spacing w:line="240" w:lineRule="auto"/>
        <w:ind w:left="720"/>
      </w:pPr>
      <w:r>
        <w:br w:type="page"/>
      </w:r>
    </w:p>
    <w:p w:rsidR="002F7A47" w:rsidRDefault="00554BA5">
      <w:pPr>
        <w:pStyle w:val="1"/>
        <w:numPr>
          <w:ilvl w:val="0"/>
          <w:numId w:val="13"/>
        </w:numPr>
        <w:ind w:left="0" w:firstLine="708"/>
      </w:pPr>
      <w:bookmarkStart w:id="69" w:name="_Toc154103787"/>
      <w:r>
        <w:lastRenderedPageBreak/>
        <w:t>Структурные методы распознавания</w:t>
      </w:r>
      <w:bookmarkEnd w:id="69"/>
    </w:p>
    <w:p w:rsidR="002F7A47" w:rsidRDefault="00554BA5">
      <w:pPr>
        <w:spacing w:line="240" w:lineRule="auto"/>
        <w:ind w:firstLine="700"/>
        <w:jc w:val="both"/>
      </w:pPr>
      <w:r>
        <w:rPr>
          <w:u w:val="single"/>
        </w:rPr>
        <w:t>Структурный (синтаксический) подход</w:t>
      </w:r>
      <w:r>
        <w:t xml:space="preserve"> был предложен для того, чтобы представлять иерархическую информацию, содержащуюся в каждом образе, т.е. описывать образ при помощи более простых </w:t>
      </w:r>
      <w:proofErr w:type="spellStart"/>
      <w:r>
        <w:t>подобразов</w:t>
      </w:r>
      <w:proofErr w:type="spellEnd"/>
      <w:r>
        <w:t xml:space="preserve">, а каждый </w:t>
      </w:r>
      <w:proofErr w:type="spellStart"/>
      <w:r>
        <w:t>подобраз</w:t>
      </w:r>
      <w:proofErr w:type="spellEnd"/>
      <w:r>
        <w:t xml:space="preserve"> снова описывать ещё более простыми </w:t>
      </w:r>
      <w:proofErr w:type="spellStart"/>
      <w:r>
        <w:t>подобразами</w:t>
      </w:r>
      <w:proofErr w:type="spellEnd"/>
      <w:r>
        <w:t xml:space="preserve"> и т.д. Разумеется, применение этого подхода оправдано только в том случае, когда распознавать выбранные простейшие </w:t>
      </w:r>
      <w:proofErr w:type="spellStart"/>
      <w:r>
        <w:t>подобразы</w:t>
      </w:r>
      <w:proofErr w:type="spellEnd"/>
      <w:r>
        <w:t>, называемые непроизводными элементами, легче, чем сами образы. Язык, обеспечивающий структурное описание образов в терминах непроизводных элементов, иногда называют языком описания образов. Правила композиции непроизводных элементов обычно задают при помощи так называемой грамматики языка описания образов. Процесс распознавания осуществляется после идентификации непроизводных элементов и составления описания объекта и состоит в грамматическом разборе (синтаксическом анализе) предложения, описывающего объект.</w:t>
      </w:r>
    </w:p>
    <w:p w:rsidR="002F7A47" w:rsidRDefault="00554BA5">
      <w:pPr>
        <w:spacing w:line="240" w:lineRule="auto"/>
        <w:ind w:firstLine="700"/>
        <w:jc w:val="both"/>
      </w:pPr>
      <w:r>
        <w:t xml:space="preserve">Структурный подход к распознаванию образов </w:t>
      </w:r>
      <w:r>
        <w:rPr>
          <w:u w:val="single"/>
        </w:rPr>
        <w:t>даёт возможность описывать большое число сложных объектов путём использования небольшого множества непроизводных элементов</w:t>
      </w:r>
      <w:r>
        <w:t xml:space="preserve"> и грамматических правил (правил подстановки). Грамматическое правило может быть применено любое число раз, так что оказывается возможным очень компактно выразить основные структурные характеристики бесконечного множества предложений. Различные отношения, определённые между </w:t>
      </w:r>
      <w:proofErr w:type="spellStart"/>
      <w:r>
        <w:t>подобразами</w:t>
      </w:r>
      <w:proofErr w:type="spellEnd"/>
      <w:r>
        <w:t>, обычно могут быть выражены логическими и (или) математическими операциями.</w:t>
      </w:r>
    </w:p>
    <w:p w:rsidR="002F7A47" w:rsidRDefault="00554BA5">
      <w:pPr>
        <w:spacing w:line="240" w:lineRule="auto"/>
        <w:ind w:firstLine="700"/>
        <w:jc w:val="both"/>
      </w:pPr>
      <w:r>
        <w:rPr>
          <w:u w:val="single"/>
        </w:rPr>
        <w:t>Систему синтаксического распознавания образов можно считать состоящей из трёх основных частей</w:t>
      </w:r>
      <w:r>
        <w:t xml:space="preserve">: блока предварительной обработки, блока описания (представления) объекта и блока синтаксического анализа. Обычно предполагается, что объекты на выходе блока предобработки представлены в “достаточно хорошем” качестве. Затем каждый подвергнутый предобработке объект представляют в виде структуры языкового типа. Этот процесс представления объекта состоит, </w:t>
      </w:r>
      <w:r>
        <w:rPr>
          <w:u w:val="single"/>
        </w:rPr>
        <w:t>во-первых, из сегментации, и, во-вторых, из выделения непроизводных элементов (признаков)</w:t>
      </w:r>
      <w:r>
        <w:t xml:space="preserve">. Иными словами, каждый объект после предобработки делится на части и непроизводные элементы на основе заранее заданных синтаксических операций (или операций композиции) и получает своё представление через множество непроизводных элементов и определённые синтаксические операции. </w:t>
      </w:r>
      <w:r>
        <w:rPr>
          <w:u w:val="single"/>
        </w:rPr>
        <w:t>Решение о том, является ли представление объекта синтаксически правильным</w:t>
      </w:r>
      <w:r>
        <w:t>, принимается блоком синтаксического анализа. По ходу синтаксического анализа этот блок может давать полное синтаксическое описание объекта в терминах грамматических единиц или дерева синтаксического анализа (если представление объекта синтаксически правильное). В противном случае объект либо исключают из рассмотрения, либо анализируют на основе других заданных грамматик, которые, может быть, описывают другие возможные классы рассматриваемых образов.</w:t>
      </w:r>
    </w:p>
    <w:p w:rsidR="002F7A47" w:rsidRDefault="00554BA5">
      <w:pPr>
        <w:spacing w:line="240" w:lineRule="auto"/>
        <w:ind w:firstLine="700"/>
        <w:jc w:val="both"/>
      </w:pPr>
      <w:r>
        <w:t>Для того, чтобы получить грамматику, описывающую структурную информацию класса образов, необходимо устройство вывода грамматики, позволяющее восстановить её по заданному множеству объектов в виде, подобном языковому. Функции этого устройства аналогичны процессу обучения в дискриминационных системах распознавания образов. В результате обучения на рассматриваемых объектах формируется структурное описание этого класса. Затем полученное в виде грамматики описание используется для описания образов и синтаксического анализа.</w:t>
      </w:r>
    </w:p>
    <w:p w:rsidR="002F7A47" w:rsidRDefault="002F7A47"/>
    <w:p w:rsidR="002F7A47" w:rsidRDefault="00554BA5">
      <w:pPr>
        <w:spacing w:line="240" w:lineRule="auto"/>
        <w:ind w:left="720"/>
      </w:pPr>
      <w:r>
        <w:br w:type="page"/>
      </w:r>
    </w:p>
    <w:p w:rsidR="002F7A47" w:rsidRDefault="00554BA5">
      <w:pPr>
        <w:pStyle w:val="1"/>
        <w:numPr>
          <w:ilvl w:val="0"/>
          <w:numId w:val="13"/>
        </w:numPr>
        <w:ind w:left="0" w:firstLine="708"/>
      </w:pPr>
      <w:bookmarkStart w:id="70" w:name="_Toc154103788"/>
      <w:r>
        <w:lastRenderedPageBreak/>
        <w:t>Типы шумов на цифровом изображении</w:t>
      </w:r>
      <w:bookmarkEnd w:id="70"/>
    </w:p>
    <w:p w:rsidR="002F7A47" w:rsidRDefault="002F7A47"/>
    <w:p w:rsidR="002F7A47" w:rsidRDefault="00554BA5">
      <w:r>
        <w:t>На цифровых изображениях могут наблюдаться различные виды шумов, которые могут возникнуть из-за различных факторов при создании, передаче, обработке или хранении изображений. Ниже перечислены некоторые типы шумов на цифровых изображениях:</w:t>
      </w:r>
    </w:p>
    <w:p w:rsidR="002F7A47" w:rsidRDefault="002F7A47"/>
    <w:p w:rsidR="002F7A47" w:rsidRDefault="00554BA5">
      <w:r>
        <w:t>Аддитивный шум:</w:t>
      </w:r>
    </w:p>
    <w:p w:rsidR="002F7A47" w:rsidRDefault="00554BA5">
      <w:r>
        <w:t>Этот тип шума добавляется к исходному сигналу и может проявляться в виде случайных ярких и темных пятен на изображении.</w:t>
      </w:r>
    </w:p>
    <w:p w:rsidR="002F7A47" w:rsidRDefault="002F7A47"/>
    <w:p w:rsidR="002F7A47" w:rsidRDefault="00554BA5">
      <w:proofErr w:type="spellStart"/>
      <w:r>
        <w:t>Пошумление</w:t>
      </w:r>
      <w:proofErr w:type="spellEnd"/>
      <w:r>
        <w:t xml:space="preserve"> (</w:t>
      </w:r>
      <w:proofErr w:type="spellStart"/>
      <w:r>
        <w:t>гауссовский</w:t>
      </w:r>
      <w:proofErr w:type="spellEnd"/>
      <w:r>
        <w:t xml:space="preserve"> шум):</w:t>
      </w:r>
    </w:p>
    <w:p w:rsidR="002F7A47" w:rsidRDefault="00554BA5">
      <w:r>
        <w:t>Представляет собой случайное распределение значений яркости, подчиняющееся нормальному (</w:t>
      </w:r>
      <w:proofErr w:type="spellStart"/>
      <w:r>
        <w:t>гауссовскому</w:t>
      </w:r>
      <w:proofErr w:type="spellEnd"/>
      <w:r>
        <w:t>) закону. Проявляется как мелкие случайные пятна на изображении.</w:t>
      </w:r>
    </w:p>
    <w:p w:rsidR="002F7A47" w:rsidRDefault="002F7A47"/>
    <w:p w:rsidR="002F7A47" w:rsidRDefault="00554BA5">
      <w:r>
        <w:t>Шум соли и перца:</w:t>
      </w:r>
    </w:p>
    <w:p w:rsidR="002F7A47" w:rsidRDefault="00554BA5">
      <w:r>
        <w:t>Этот тип шума представляет собой случайное появление очень ярких (соли) или очень темных (перца) пикселей на изображении.</w:t>
      </w:r>
    </w:p>
    <w:p w:rsidR="002F7A47" w:rsidRDefault="002F7A47"/>
    <w:p w:rsidR="002F7A47" w:rsidRDefault="00554BA5">
      <w:r>
        <w:t>Квантование:</w:t>
      </w:r>
    </w:p>
    <w:p w:rsidR="002F7A47" w:rsidRDefault="00554BA5">
      <w:r>
        <w:t>Обусловлено ограничением числа уровней яркости, что приводит к дискретизации и потере деталей в изображении.</w:t>
      </w:r>
    </w:p>
    <w:p w:rsidR="002F7A47" w:rsidRDefault="002F7A47"/>
    <w:p w:rsidR="002F7A47" w:rsidRDefault="00554BA5">
      <w:r>
        <w:t>Шум датчика (</w:t>
      </w:r>
      <w:proofErr w:type="spellStart"/>
      <w:r>
        <w:t>датчиковый</w:t>
      </w:r>
      <w:proofErr w:type="spellEnd"/>
      <w:r>
        <w:t xml:space="preserve"> шум):</w:t>
      </w:r>
    </w:p>
    <w:p w:rsidR="002F7A47" w:rsidRDefault="00554BA5">
      <w:r>
        <w:t>Обусловлен различными артефактами при считывании света на фотодатчике. Это может включать в себя тепловой шум, шум, вызванный электронными компонентами, и другие аномалии при считывании сигнала.</w:t>
      </w:r>
    </w:p>
    <w:p w:rsidR="002F7A47" w:rsidRDefault="002F7A47"/>
    <w:p w:rsidR="002F7A47" w:rsidRDefault="00554BA5">
      <w:r>
        <w:t>Шум сжатия (</w:t>
      </w:r>
      <w:proofErr w:type="spellStart"/>
      <w:r>
        <w:t>артфакты</w:t>
      </w:r>
      <w:proofErr w:type="spellEnd"/>
      <w:r>
        <w:t xml:space="preserve"> сжатия):</w:t>
      </w:r>
    </w:p>
    <w:p w:rsidR="002F7A47" w:rsidRDefault="00554BA5">
      <w:r>
        <w:t>Возникает при сжатии изображения в форматах с потерями, таких как JPEG. Это может проявляться в виде блочных артефактов и потери деталей.</w:t>
      </w:r>
    </w:p>
    <w:p w:rsidR="002F7A47" w:rsidRDefault="00554BA5">
      <w:r>
        <w:t>Шум множественного сканирования (</w:t>
      </w:r>
      <w:proofErr w:type="spellStart"/>
      <w:r>
        <w:t>сканировочный</w:t>
      </w:r>
      <w:proofErr w:type="spellEnd"/>
      <w:r>
        <w:t xml:space="preserve"> шум):</w:t>
      </w:r>
    </w:p>
    <w:p w:rsidR="002F7A47" w:rsidRDefault="002F7A47"/>
    <w:p w:rsidR="002F7A47" w:rsidRDefault="00554BA5">
      <w:r>
        <w:t>Происходит при объединении нескольких сканов в одно изображение. Может возникнуть из-за небольших изменений в положении источника света или объекта.</w:t>
      </w:r>
    </w:p>
    <w:p w:rsidR="002F7A47" w:rsidRDefault="00554BA5">
      <w:r>
        <w:t>Шум квантования цвета:</w:t>
      </w:r>
    </w:p>
    <w:p w:rsidR="002F7A47" w:rsidRDefault="002F7A47"/>
    <w:p w:rsidR="002F7A47" w:rsidRDefault="00554BA5">
      <w:r>
        <w:t>Связан с ограничением количества доступных цветов в цветовой палитре из-за квантования цвета.</w:t>
      </w:r>
    </w:p>
    <w:p w:rsidR="002F7A47" w:rsidRDefault="00554BA5">
      <w:r>
        <w:t>Шум внутренней электрической интерференции:</w:t>
      </w:r>
    </w:p>
    <w:p w:rsidR="002F7A47" w:rsidRDefault="002F7A47"/>
    <w:p w:rsidR="002F7A47" w:rsidRDefault="00554BA5">
      <w:r>
        <w:t>Обусловлен различными электрическими шумами, возникающими в электронных компонентах и цифровых схемах камеры.</w:t>
      </w:r>
    </w:p>
    <w:p w:rsidR="002F7A47" w:rsidRDefault="00554BA5">
      <w:r>
        <w:t>Различные методы фильтрации и улучшения качества изображений используются для борьбы с шумами и сохранения или восстановления важной информации на цифровых изображениях.</w:t>
      </w:r>
    </w:p>
    <w:p w:rsidR="002F7A47" w:rsidRDefault="002F7A47"/>
    <w:p w:rsidR="002F7A47" w:rsidRDefault="00554BA5">
      <w:pPr>
        <w:spacing w:line="240" w:lineRule="auto"/>
        <w:ind w:left="720"/>
      </w:pPr>
      <w:r>
        <w:br w:type="page"/>
      </w:r>
    </w:p>
    <w:p w:rsidR="002F7A47" w:rsidRDefault="00554BA5">
      <w:pPr>
        <w:pStyle w:val="1"/>
        <w:numPr>
          <w:ilvl w:val="0"/>
          <w:numId w:val="13"/>
        </w:numPr>
        <w:ind w:left="0" w:firstLine="708"/>
      </w:pPr>
      <w:bookmarkStart w:id="71" w:name="_Toc154103789"/>
      <w:r>
        <w:lastRenderedPageBreak/>
        <w:t>Фильтрация в частотной области</w:t>
      </w:r>
      <w:bookmarkEnd w:id="71"/>
    </w:p>
    <w:p w:rsidR="002F7A47" w:rsidRDefault="002F7A47">
      <w:pPr>
        <w:ind w:left="720"/>
      </w:pPr>
    </w:p>
    <w:p w:rsidR="002F7A47" w:rsidRDefault="00554BA5">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color w:val="374151"/>
          <w:sz w:val="24"/>
          <w:szCs w:val="24"/>
        </w:rPr>
      </w:pPr>
      <w:r>
        <w:rPr>
          <w:rFonts w:ascii="Roboto" w:eastAsia="Roboto" w:hAnsi="Roboto" w:cs="Roboto"/>
          <w:color w:val="374151"/>
          <w:sz w:val="24"/>
          <w:szCs w:val="24"/>
        </w:rPr>
        <w:t>Фильтрация в частотной области — это метод обработки сигналов или изображений, при котором фильтрация выполняется не в пространственной области, а в частотной области. Для этого используется преобразование, такое как преобразование Фурье (в случае одномерных сигналов) или двумерное преобразование Фурье (в случае изображений).</w:t>
      </w:r>
    </w:p>
    <w:p w:rsidR="002F7A47" w:rsidRDefault="00554BA5">
      <w:pPr>
        <w:pBdr>
          <w:top w:val="none" w:sz="0" w:space="0" w:color="D9D9E3"/>
          <w:left w:val="none" w:sz="0" w:space="0" w:color="D9D9E3"/>
          <w:bottom w:val="none" w:sz="0" w:space="0" w:color="D9D9E3"/>
          <w:right w:val="none" w:sz="0" w:space="0" w:color="D9D9E3"/>
          <w:between w:val="none" w:sz="0" w:space="0" w:color="D9D9E3"/>
        </w:pBdr>
        <w:spacing w:before="300" w:after="300"/>
        <w:rPr>
          <w:rFonts w:ascii="Roboto" w:eastAsia="Roboto" w:hAnsi="Roboto" w:cs="Roboto"/>
          <w:color w:val="374151"/>
          <w:sz w:val="24"/>
          <w:szCs w:val="24"/>
        </w:rPr>
      </w:pPr>
      <w:r>
        <w:rPr>
          <w:rFonts w:ascii="Roboto" w:eastAsia="Roboto" w:hAnsi="Roboto" w:cs="Roboto"/>
          <w:color w:val="374151"/>
          <w:sz w:val="24"/>
          <w:szCs w:val="24"/>
        </w:rPr>
        <w:t>Преобразование Фурье разлагает сигнал (или изображение) на его частотные компоненты. В результате получается представление сигнала (или изображения) в виде суммы синусоидальных (или комплексных экспоненциальных) функций различных частот. Это представление можно модифицировать, чтобы фильтровать определенные частоты.</w:t>
      </w:r>
    </w:p>
    <w:p w:rsidR="002F7A47" w:rsidRDefault="00554BA5">
      <w:pPr>
        <w:pBdr>
          <w:top w:val="none" w:sz="0" w:space="0" w:color="D9D9E3"/>
          <w:left w:val="none" w:sz="0" w:space="0" w:color="D9D9E3"/>
          <w:bottom w:val="none" w:sz="0" w:space="0" w:color="D9D9E3"/>
          <w:right w:val="none" w:sz="0" w:space="0" w:color="D9D9E3"/>
          <w:between w:val="none" w:sz="0" w:space="0" w:color="D9D9E3"/>
        </w:pBdr>
        <w:spacing w:before="300" w:after="300"/>
        <w:rPr>
          <w:rFonts w:ascii="Roboto" w:eastAsia="Roboto" w:hAnsi="Roboto" w:cs="Roboto"/>
          <w:color w:val="374151"/>
          <w:sz w:val="24"/>
          <w:szCs w:val="24"/>
        </w:rPr>
      </w:pPr>
      <w:r>
        <w:rPr>
          <w:rFonts w:ascii="Roboto" w:eastAsia="Roboto" w:hAnsi="Roboto" w:cs="Roboto"/>
          <w:color w:val="374151"/>
          <w:sz w:val="24"/>
          <w:szCs w:val="24"/>
        </w:rPr>
        <w:t>Основные этапы фильтрации в частотной области:</w:t>
      </w:r>
    </w:p>
    <w:p w:rsidR="002F7A47" w:rsidRDefault="00554BA5">
      <w:pPr>
        <w:numPr>
          <w:ilvl w:val="0"/>
          <w:numId w:val="10"/>
        </w:numPr>
        <w:pBdr>
          <w:top w:val="none" w:sz="0" w:space="0" w:color="D9D9E3"/>
          <w:left w:val="none" w:sz="0" w:space="0" w:color="D9D9E3"/>
          <w:bottom w:val="none" w:sz="0" w:space="0" w:color="D9D9E3"/>
          <w:right w:val="none" w:sz="0" w:space="0" w:color="D9D9E3"/>
          <w:between w:val="none" w:sz="0" w:space="0" w:color="D9D9E3"/>
        </w:pBdr>
        <w:spacing w:before="300"/>
      </w:pPr>
      <w:r>
        <w:rPr>
          <w:rFonts w:ascii="Roboto" w:eastAsia="Roboto" w:hAnsi="Roboto" w:cs="Roboto"/>
          <w:color w:val="374151"/>
          <w:sz w:val="24"/>
          <w:szCs w:val="24"/>
        </w:rPr>
        <w:t>Применение преобразования Фурье:</w:t>
      </w:r>
    </w:p>
    <w:p w:rsidR="002F7A47" w:rsidRDefault="00554BA5">
      <w:pPr>
        <w:numPr>
          <w:ilvl w:val="1"/>
          <w:numId w:val="10"/>
        </w:numPr>
        <w:pBdr>
          <w:top w:val="none" w:sz="0" w:space="0" w:color="D9D9E3"/>
          <w:left w:val="none" w:sz="0" w:space="0" w:color="D9D9E3"/>
          <w:bottom w:val="none" w:sz="0" w:space="0" w:color="D9D9E3"/>
          <w:right w:val="none" w:sz="0" w:space="0" w:color="D9D9E3"/>
          <w:between w:val="none" w:sz="0" w:space="0" w:color="D9D9E3"/>
        </w:pBdr>
      </w:pPr>
      <w:r>
        <w:rPr>
          <w:rFonts w:ascii="Roboto" w:eastAsia="Roboto" w:hAnsi="Roboto" w:cs="Roboto"/>
          <w:color w:val="374151"/>
          <w:sz w:val="24"/>
          <w:szCs w:val="24"/>
        </w:rPr>
        <w:t>Сигнал или изображение подвергают преобразованию Фурье для перехода в частотную область. В результате получают спектр сигнала или изображения.</w:t>
      </w:r>
    </w:p>
    <w:p w:rsidR="002F7A47" w:rsidRDefault="00554BA5">
      <w:pPr>
        <w:numPr>
          <w:ilvl w:val="0"/>
          <w:numId w:val="10"/>
        </w:numPr>
        <w:pBdr>
          <w:top w:val="none" w:sz="0" w:space="0" w:color="D9D9E3"/>
          <w:left w:val="none" w:sz="0" w:space="0" w:color="D9D9E3"/>
          <w:bottom w:val="none" w:sz="0" w:space="0" w:color="D9D9E3"/>
          <w:right w:val="none" w:sz="0" w:space="0" w:color="D9D9E3"/>
          <w:between w:val="none" w:sz="0" w:space="0" w:color="D9D9E3"/>
        </w:pBdr>
      </w:pPr>
      <w:r>
        <w:rPr>
          <w:rFonts w:ascii="Roboto" w:eastAsia="Roboto" w:hAnsi="Roboto" w:cs="Roboto"/>
          <w:color w:val="374151"/>
          <w:sz w:val="24"/>
          <w:szCs w:val="24"/>
        </w:rPr>
        <w:t>Применение фильтра в частотной области:</w:t>
      </w:r>
    </w:p>
    <w:p w:rsidR="002F7A47" w:rsidRDefault="00554BA5">
      <w:pPr>
        <w:numPr>
          <w:ilvl w:val="1"/>
          <w:numId w:val="10"/>
        </w:numPr>
        <w:pBdr>
          <w:top w:val="none" w:sz="0" w:space="0" w:color="D9D9E3"/>
          <w:left w:val="none" w:sz="0" w:space="0" w:color="D9D9E3"/>
          <w:bottom w:val="none" w:sz="0" w:space="0" w:color="D9D9E3"/>
          <w:right w:val="none" w:sz="0" w:space="0" w:color="D9D9E3"/>
          <w:between w:val="none" w:sz="0" w:space="0" w:color="D9D9E3"/>
        </w:pBdr>
      </w:pPr>
      <w:r>
        <w:rPr>
          <w:rFonts w:ascii="Roboto" w:eastAsia="Roboto" w:hAnsi="Roboto" w:cs="Roboto"/>
          <w:color w:val="374151"/>
          <w:sz w:val="24"/>
          <w:szCs w:val="24"/>
        </w:rPr>
        <w:t>В частотной области применяют фильтр, который определяет, какие частоты следует усилить, ослабить или полностью подавить. Фильтры могут быть различными типами, включая низкочастотные (пропускающие низкие частоты), высокочастотные (пропускающие высокие частоты), полосовые и полосовые затухающие.</w:t>
      </w:r>
    </w:p>
    <w:p w:rsidR="002F7A47" w:rsidRDefault="00554BA5">
      <w:pPr>
        <w:numPr>
          <w:ilvl w:val="0"/>
          <w:numId w:val="10"/>
        </w:numPr>
        <w:pBdr>
          <w:top w:val="none" w:sz="0" w:space="0" w:color="D9D9E3"/>
          <w:left w:val="none" w:sz="0" w:space="0" w:color="D9D9E3"/>
          <w:bottom w:val="none" w:sz="0" w:space="0" w:color="D9D9E3"/>
          <w:right w:val="none" w:sz="0" w:space="0" w:color="D9D9E3"/>
          <w:between w:val="none" w:sz="0" w:space="0" w:color="D9D9E3"/>
        </w:pBdr>
      </w:pPr>
      <w:r>
        <w:rPr>
          <w:rFonts w:ascii="Roboto" w:eastAsia="Roboto" w:hAnsi="Roboto" w:cs="Roboto"/>
          <w:color w:val="374151"/>
          <w:sz w:val="24"/>
          <w:szCs w:val="24"/>
        </w:rPr>
        <w:t>Обратное преобразование Фурье:</w:t>
      </w:r>
    </w:p>
    <w:p w:rsidR="002F7A47" w:rsidRDefault="00554BA5">
      <w:pPr>
        <w:numPr>
          <w:ilvl w:val="1"/>
          <w:numId w:val="10"/>
        </w:numPr>
        <w:pBdr>
          <w:top w:val="none" w:sz="0" w:space="0" w:color="D9D9E3"/>
          <w:left w:val="none" w:sz="0" w:space="0" w:color="D9D9E3"/>
          <w:bottom w:val="none" w:sz="0" w:space="0" w:color="D9D9E3"/>
          <w:right w:val="none" w:sz="0" w:space="0" w:color="D9D9E3"/>
          <w:between w:val="none" w:sz="0" w:space="0" w:color="D9D9E3"/>
        </w:pBdr>
        <w:spacing w:after="300"/>
      </w:pPr>
      <w:r>
        <w:rPr>
          <w:rFonts w:ascii="Roboto" w:eastAsia="Roboto" w:hAnsi="Roboto" w:cs="Roboto"/>
          <w:color w:val="374151"/>
          <w:sz w:val="24"/>
          <w:szCs w:val="24"/>
        </w:rPr>
        <w:t>Преобразование Фурье обратно применяется к измененному спектру для возвращения сигнала или изображения обратно в пространственную область.</w:t>
      </w:r>
    </w:p>
    <w:p w:rsidR="002F7A47" w:rsidRDefault="00554BA5">
      <w:pPr>
        <w:pBdr>
          <w:top w:val="none" w:sz="0" w:space="0" w:color="D9D9E3"/>
          <w:left w:val="none" w:sz="0" w:space="0" w:color="D9D9E3"/>
          <w:bottom w:val="none" w:sz="0" w:space="0" w:color="D9D9E3"/>
          <w:right w:val="none" w:sz="0" w:space="0" w:color="D9D9E3"/>
          <w:between w:val="none" w:sz="0" w:space="0" w:color="D9D9E3"/>
        </w:pBdr>
        <w:spacing w:before="300" w:after="300"/>
        <w:rPr>
          <w:rFonts w:ascii="Roboto" w:eastAsia="Roboto" w:hAnsi="Roboto" w:cs="Roboto"/>
          <w:color w:val="374151"/>
          <w:sz w:val="24"/>
          <w:szCs w:val="24"/>
        </w:rPr>
      </w:pPr>
      <w:r>
        <w:rPr>
          <w:rFonts w:ascii="Roboto" w:eastAsia="Roboto" w:hAnsi="Roboto" w:cs="Roboto"/>
          <w:color w:val="374151"/>
          <w:sz w:val="24"/>
          <w:szCs w:val="24"/>
        </w:rPr>
        <w:t>Преимущества фильтрации в частотной области включают возможность эффективного удаления или подавления шумов, изменение контраста, улучшение резкости изображения и другие преобразования, зависящие от конкретной задачи.</w:t>
      </w:r>
    </w:p>
    <w:p w:rsidR="002F7A47" w:rsidRDefault="00554BA5">
      <w:pPr>
        <w:pBdr>
          <w:top w:val="none" w:sz="0" w:space="0" w:color="D9D9E3"/>
          <w:left w:val="none" w:sz="0" w:space="0" w:color="D9D9E3"/>
          <w:bottom w:val="none" w:sz="0" w:space="0" w:color="D9D9E3"/>
          <w:right w:val="none" w:sz="0" w:space="0" w:color="D9D9E3"/>
          <w:between w:val="none" w:sz="0" w:space="0" w:color="D9D9E3"/>
        </w:pBdr>
        <w:spacing w:before="300"/>
        <w:rPr>
          <w:rFonts w:ascii="Roboto" w:eastAsia="Roboto" w:hAnsi="Roboto" w:cs="Roboto"/>
          <w:color w:val="374151"/>
          <w:sz w:val="24"/>
          <w:szCs w:val="24"/>
        </w:rPr>
      </w:pPr>
      <w:r>
        <w:rPr>
          <w:rFonts w:ascii="Roboto" w:eastAsia="Roboto" w:hAnsi="Roboto" w:cs="Roboto"/>
          <w:color w:val="374151"/>
          <w:sz w:val="24"/>
          <w:szCs w:val="24"/>
        </w:rPr>
        <w:t>Популярные фильтры в частотной области включают фильтр низких частот, фильтр высоких частот, фильтр полосовых частот, а также комбинации этих фильтров для создания разнообразных эффектов обработки сигналов и изображений.</w:t>
      </w:r>
    </w:p>
    <w:p w:rsidR="002F7A47" w:rsidRDefault="002F7A47">
      <w:pPr>
        <w:ind w:left="720"/>
      </w:pPr>
    </w:p>
    <w:p w:rsidR="002F7A47" w:rsidRDefault="002F7A47">
      <w:pPr>
        <w:ind w:left="720"/>
      </w:pPr>
    </w:p>
    <w:p w:rsidR="002F7A47" w:rsidRDefault="00554BA5">
      <w:pPr>
        <w:spacing w:line="240" w:lineRule="auto"/>
      </w:pPr>
      <w:r>
        <w:br w:type="page"/>
      </w:r>
    </w:p>
    <w:p w:rsidR="002F7A47" w:rsidRDefault="00554BA5">
      <w:pPr>
        <w:pStyle w:val="1"/>
        <w:numPr>
          <w:ilvl w:val="0"/>
          <w:numId w:val="13"/>
        </w:numPr>
        <w:ind w:left="0" w:firstLine="708"/>
      </w:pPr>
      <w:bookmarkStart w:id="72" w:name="_Toc154103790"/>
      <w:r>
        <w:lastRenderedPageBreak/>
        <w:t>Форматы представления видео</w:t>
      </w:r>
      <w:bookmarkEnd w:id="72"/>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Рассмотрим некоторые современные </w:t>
      </w:r>
      <w:proofErr w:type="spellStart"/>
      <w:r>
        <w:rPr>
          <w:rFonts w:ascii="Times New Roman" w:eastAsia="Times New Roman" w:hAnsi="Times New Roman" w:cs="Times New Roman"/>
          <w:sz w:val="24"/>
          <w:szCs w:val="24"/>
        </w:rPr>
        <w:t>видеоформаты</w:t>
      </w:r>
      <w:proofErr w:type="spellEnd"/>
      <w:r>
        <w:rPr>
          <w:rFonts w:ascii="Times New Roman" w:eastAsia="Times New Roman" w:hAnsi="Times New Roman" w:cs="Times New Roman"/>
          <w:sz w:val="24"/>
          <w:szCs w:val="24"/>
        </w:rPr>
        <w:t xml:space="preserve"> и основные характеристики видеостандартов, форматов цифровой и аналоговой записи: </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PAL - телевизионный кадр стандарта PAL содержит 576 активных строк, при этом каждая строка содержит 720 независимых отсчетов. Таким образом, телевизионный кадр представляет собой матрицу 720х576. Каждый кадр состоит из полей, чтобы уменьшить мерцание, вызываемое быстрым потемнением фосфорного покрытия телеэкрана. Нечетные строки формируют нечетное поле, четные строки - четное поле. Видеосигнал может записываться с полной разверткой и частичной разверткой. </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MPEG - форматы, обеспечивающие компрессию с потерей качества и не имеющие настройки в процентах качества, а только по потоку данных в секунду. </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Video</w:t>
      </w:r>
      <w:proofErr w:type="spellEnd"/>
      <w:r>
        <w:rPr>
          <w:rFonts w:ascii="Times New Roman" w:eastAsia="Times New Roman" w:hAnsi="Times New Roman" w:cs="Times New Roman"/>
          <w:sz w:val="24"/>
          <w:szCs w:val="24"/>
        </w:rPr>
        <w:t xml:space="preserve"> CD - стандарт записи видео в формате MPEG-1 на обычный </w:t>
      </w:r>
      <w:proofErr w:type="spellStart"/>
      <w:r>
        <w:rPr>
          <w:rFonts w:ascii="Times New Roman" w:eastAsia="Times New Roman" w:hAnsi="Times New Roman" w:cs="Times New Roman"/>
          <w:sz w:val="24"/>
          <w:szCs w:val="24"/>
        </w:rPr>
        <w:t>Compact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Disk</w:t>
      </w:r>
      <w:proofErr w:type="spellEnd"/>
      <w:r>
        <w:rPr>
          <w:rFonts w:ascii="Times New Roman" w:eastAsia="Times New Roman" w:hAnsi="Times New Roman" w:cs="Times New Roman"/>
          <w:sz w:val="24"/>
          <w:szCs w:val="24"/>
        </w:rPr>
        <w:t xml:space="preserve">. Один диск обычно позволяет хранить до 74 минут видео, качество соизмеримо с VHS стандартом. Для воспроизведения достаточно односкоростного CD-ROM. </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DVD - формат DVD-диска принят 8 декабря 1995 года. Первоначально аббревиатура DVD расшифровывалась, как </w:t>
      </w:r>
      <w:proofErr w:type="spellStart"/>
      <w:r>
        <w:rPr>
          <w:rFonts w:ascii="Times New Roman" w:eastAsia="Times New Roman" w:hAnsi="Times New Roman" w:cs="Times New Roman"/>
          <w:sz w:val="24"/>
          <w:szCs w:val="24"/>
        </w:rPr>
        <w:t>Digital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Video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Disc</w:t>
      </w:r>
      <w:proofErr w:type="spellEnd"/>
      <w:r>
        <w:rPr>
          <w:rFonts w:ascii="Times New Roman" w:eastAsia="Times New Roman" w:hAnsi="Times New Roman" w:cs="Times New Roman"/>
          <w:sz w:val="24"/>
          <w:szCs w:val="24"/>
        </w:rPr>
        <w:t xml:space="preserve">, несколько позже появилась расшифровка аббревиатуры DVD, как </w:t>
      </w:r>
      <w:proofErr w:type="spellStart"/>
      <w:r>
        <w:rPr>
          <w:rFonts w:ascii="Times New Roman" w:eastAsia="Times New Roman" w:hAnsi="Times New Roman" w:cs="Times New Roman"/>
          <w:sz w:val="24"/>
          <w:szCs w:val="24"/>
        </w:rPr>
        <w:t>Digital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Versatile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Disc</w:t>
      </w:r>
      <w:proofErr w:type="spellEnd"/>
      <w:r>
        <w:rPr>
          <w:rFonts w:ascii="Times New Roman" w:eastAsia="Times New Roman" w:hAnsi="Times New Roman" w:cs="Times New Roman"/>
          <w:sz w:val="24"/>
          <w:szCs w:val="24"/>
        </w:rPr>
        <w:t xml:space="preserve"> (универсальный цифровой диск).</w:t>
      </w:r>
    </w:p>
    <w:p w:rsidR="002F7A47" w:rsidRDefault="00554BA5">
      <w:pPr>
        <w:shd w:val="clear" w:color="auto" w:fill="FFFFFF"/>
        <w:spacing w:line="240" w:lineRule="auto"/>
        <w:ind w:firstLine="700"/>
        <w:jc w:val="both"/>
      </w:pPr>
      <w:r>
        <w:t xml:space="preserve">- MP4 (MPEG-4 </w:t>
      </w:r>
      <w:proofErr w:type="spellStart"/>
      <w:r>
        <w:t>Part</w:t>
      </w:r>
      <w:proofErr w:type="spellEnd"/>
      <w:r>
        <w:t xml:space="preserve"> 14) — наиболее распространенный тип формата видеофайлов. MP4, любимый формат </w:t>
      </w:r>
      <w:proofErr w:type="spellStart"/>
      <w:r>
        <w:t>Apple</w:t>
      </w:r>
      <w:proofErr w:type="spellEnd"/>
      <w:r>
        <w:t>, также может воспроизводиться на большинстве других устройств. Он использует алгоритм кодирования MPEG-4 для хранения видео- и аудиофайлов и текста, но предоставляет более низкое разрешение по сравнению с другими форматами</w:t>
      </w:r>
    </w:p>
    <w:p w:rsidR="002F7A47" w:rsidRDefault="00554BA5">
      <w:pPr>
        <w:shd w:val="clear" w:color="auto" w:fill="FFFFFF"/>
        <w:spacing w:line="240" w:lineRule="auto"/>
        <w:ind w:firstLine="700"/>
        <w:jc w:val="both"/>
      </w:pPr>
      <w:r>
        <w:t>- MOV (</w:t>
      </w:r>
      <w:proofErr w:type="spellStart"/>
      <w:r>
        <w:t>QuickTime</w:t>
      </w:r>
      <w:proofErr w:type="spellEnd"/>
      <w:r>
        <w:t xml:space="preserve"> </w:t>
      </w:r>
      <w:proofErr w:type="spellStart"/>
      <w:r>
        <w:t>Movie</w:t>
      </w:r>
      <w:proofErr w:type="spellEnd"/>
      <w:r>
        <w:t xml:space="preserve">) позволяет хранить видео, аудио и эффекты высокого качества, но эти файлы имеют довольно большой размер. Файлы MOV, разработанные для проигрывателя </w:t>
      </w:r>
      <w:proofErr w:type="spellStart"/>
      <w:r>
        <w:t>QuickTime</w:t>
      </w:r>
      <w:proofErr w:type="spellEnd"/>
      <w:r>
        <w:t xml:space="preserve"> от </w:t>
      </w:r>
      <w:proofErr w:type="spellStart"/>
      <w:r>
        <w:t>Apple</w:t>
      </w:r>
      <w:proofErr w:type="spellEnd"/>
      <w:r>
        <w:t xml:space="preserve">, используют кодировку MPEG-4 для воспроизведения в </w:t>
      </w:r>
      <w:proofErr w:type="spellStart"/>
      <w:r>
        <w:t>QuickTime</w:t>
      </w:r>
      <w:proofErr w:type="spellEnd"/>
      <w:r>
        <w:t xml:space="preserve"> для </w:t>
      </w:r>
      <w:proofErr w:type="spellStart"/>
      <w:r>
        <w:t>Windows</w:t>
      </w:r>
      <w:proofErr w:type="spellEnd"/>
    </w:p>
    <w:p w:rsidR="002F7A47" w:rsidRDefault="00554BA5">
      <w:pPr>
        <w:spacing w:line="240" w:lineRule="auto"/>
        <w:ind w:left="720"/>
      </w:pPr>
      <w:r>
        <w:br w:type="page"/>
      </w:r>
    </w:p>
    <w:p w:rsidR="002F7A47" w:rsidRDefault="00554BA5">
      <w:pPr>
        <w:pStyle w:val="1"/>
        <w:numPr>
          <w:ilvl w:val="0"/>
          <w:numId w:val="13"/>
        </w:numPr>
        <w:ind w:left="0" w:firstLine="708"/>
      </w:pPr>
      <w:bookmarkStart w:id="73" w:name="_Toc154103791"/>
      <w:r>
        <w:lastRenderedPageBreak/>
        <w:t>Форматы представления цифровых изображений: JPEG</w:t>
      </w:r>
      <w:bookmarkEnd w:id="73"/>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настоящее время можно выделить три основных формата записи цифровых изображений, которые обозначаются аббревиатурами TIFF, JPEG, RAW.</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Формат JPEG</w:t>
      </w:r>
      <w:r>
        <w:rPr>
          <w:rFonts w:ascii="Times New Roman" w:eastAsia="Times New Roman" w:hAnsi="Times New Roman" w:cs="Times New Roman"/>
          <w:sz w:val="24"/>
          <w:szCs w:val="24"/>
        </w:rPr>
        <w:t xml:space="preserve"> (сокр. от англ. </w:t>
      </w:r>
      <w:proofErr w:type="spellStart"/>
      <w:r>
        <w:rPr>
          <w:rFonts w:ascii="Times New Roman" w:eastAsia="Times New Roman" w:hAnsi="Times New Roman" w:cs="Times New Roman"/>
          <w:sz w:val="24"/>
          <w:szCs w:val="24"/>
        </w:rPr>
        <w:t>Joint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photographic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experts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group</w:t>
      </w:r>
      <w:proofErr w:type="spellEnd"/>
      <w:r>
        <w:rPr>
          <w:rFonts w:ascii="Times New Roman" w:eastAsia="Times New Roman" w:hAnsi="Times New Roman" w:cs="Times New Roman"/>
          <w:sz w:val="24"/>
          <w:szCs w:val="24"/>
        </w:rPr>
        <w:t xml:space="preserve"> - Объединенная группа экспертов в области фотографии) осуществляет программное сжатие изображения, что сказывается на его качестве, но существенно уменьшает размер файла. Является самым распространенным форматом, применяемым для хранения фотоизображений.</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Формат позволяет создавать и хранить изображения высокого качества и относительно небольшого размера. Метод сжатия данного формата основан на том, что человеческий глаз видит цвета намного хуже, чем черно-белое изображение. Если информацию о цвете сохранить не полностью, то для глаз это будет практически не заметно. Поэтому в памяти камеры сохраняется лишь часть информации, тем самым уменьшается объем записываемого изображения в десятки раз. Соответственно, используя формат JPEG, искажений изображения избежать невозможно.</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Несмотря на то, что этот алгоритм эффективно уменьшает размер файла, потерянная при сжатии информация восстановлению не подлежит. Это причина, по которой JPEG называется форматом сжатия с потерями. Степень сжатия можно регулировать, что позволяет добиться нужного качества изображения. Если выбирается минимальное сжатие, то потеря качества будет практически незаметна. Однако нужно учитывать, что при многократном сохранении одного и того же файла все артефакты сжатия будут накладываться один на другой, что может существенно ухудшить первоначальное качество.</w:t>
      </w:r>
    </w:p>
    <w:p w:rsidR="002F7A47" w:rsidRDefault="00554BA5">
      <w:pPr>
        <w:spacing w:line="240" w:lineRule="auto"/>
        <w:ind w:left="720"/>
      </w:pPr>
      <w:r>
        <w:br w:type="page"/>
      </w:r>
    </w:p>
    <w:p w:rsidR="002F7A47" w:rsidRDefault="00554BA5">
      <w:pPr>
        <w:pStyle w:val="1"/>
        <w:numPr>
          <w:ilvl w:val="0"/>
          <w:numId w:val="13"/>
        </w:numPr>
        <w:ind w:left="0" w:firstLine="708"/>
      </w:pPr>
      <w:bookmarkStart w:id="74" w:name="_Toc154103792"/>
      <w:r>
        <w:lastRenderedPageBreak/>
        <w:t>Форматы представления цифровых изображений: JPEG2000</w:t>
      </w:r>
      <w:bookmarkEnd w:id="74"/>
    </w:p>
    <w:p w:rsidR="002F7A47" w:rsidRDefault="002F7A47">
      <w:pPr>
        <w:ind w:left="720"/>
      </w:pPr>
    </w:p>
    <w:p w:rsidR="002F7A47" w:rsidRDefault="00554BA5">
      <w:pPr>
        <w:spacing w:line="240" w:lineRule="auto"/>
        <w:ind w:left="720"/>
        <w:rPr>
          <w:rFonts w:ascii="Times New Roman" w:eastAsia="Times New Roman" w:hAnsi="Times New Roman" w:cs="Times New Roman"/>
          <w:sz w:val="24"/>
          <w:szCs w:val="24"/>
        </w:rPr>
      </w:pPr>
      <w:r>
        <w:t>Ал</w:t>
      </w:r>
      <w:r>
        <w:rPr>
          <w:rFonts w:ascii="Times New Roman" w:eastAsia="Times New Roman" w:hAnsi="Times New Roman" w:cs="Times New Roman"/>
          <w:sz w:val="24"/>
          <w:szCs w:val="24"/>
        </w:rPr>
        <w:t xml:space="preserve">горитм сжатия с потерями </w:t>
      </w:r>
      <w:r>
        <w:rPr>
          <w:rFonts w:ascii="Times New Roman" w:eastAsia="Times New Roman" w:hAnsi="Times New Roman" w:cs="Times New Roman"/>
          <w:sz w:val="24"/>
          <w:szCs w:val="24"/>
          <w:u w:val="single"/>
        </w:rPr>
        <w:t>JPEG2000</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В</w:t>
      </w:r>
      <w:proofErr w:type="gramEnd"/>
      <w:r>
        <w:rPr>
          <w:rFonts w:ascii="Times New Roman" w:eastAsia="Times New Roman" w:hAnsi="Times New Roman" w:cs="Times New Roman"/>
          <w:sz w:val="24"/>
          <w:szCs w:val="24"/>
        </w:rPr>
        <w:t xml:space="preserve"> алгоритме JPEG2000 вместо ДКП (применяемого в алгоритме JPEG) используется </w:t>
      </w:r>
      <w:proofErr w:type="spellStart"/>
      <w:r>
        <w:rPr>
          <w:rFonts w:ascii="Times New Roman" w:eastAsia="Times New Roman" w:hAnsi="Times New Roman" w:cs="Times New Roman"/>
          <w:sz w:val="24"/>
          <w:szCs w:val="24"/>
        </w:rPr>
        <w:t>вейвлет</w:t>
      </w:r>
      <w:proofErr w:type="spellEnd"/>
      <w:r>
        <w:rPr>
          <w:rFonts w:ascii="Times New Roman" w:eastAsia="Times New Roman" w:hAnsi="Times New Roman" w:cs="Times New Roman"/>
          <w:sz w:val="24"/>
          <w:szCs w:val="24"/>
        </w:rPr>
        <w:t xml:space="preserve">-преобразование. Сжатое этим алгоритмом, а затем восстановленное изображение получается более гладким и четким, а размер файла по сравнению с JPEG при одинаковом качестве восстановленного изображения оказывается меньшим. Благодаря использованию </w:t>
      </w:r>
      <w:proofErr w:type="spellStart"/>
      <w:r>
        <w:rPr>
          <w:rFonts w:ascii="Times New Roman" w:eastAsia="Times New Roman" w:hAnsi="Times New Roman" w:cs="Times New Roman"/>
          <w:sz w:val="24"/>
          <w:szCs w:val="24"/>
        </w:rPr>
        <w:t>вейвлетов</w:t>
      </w:r>
      <w:proofErr w:type="spellEnd"/>
      <w:r>
        <w:rPr>
          <w:rFonts w:ascii="Times New Roman" w:eastAsia="Times New Roman" w:hAnsi="Times New Roman" w:cs="Times New Roman"/>
          <w:sz w:val="24"/>
          <w:szCs w:val="24"/>
        </w:rPr>
        <w:t>, изображения, восстановленные после сильного сжатия, не содержат артефактов в виде блоков пикселов</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Основные преимущества</w:t>
      </w:r>
      <w:r>
        <w:rPr>
          <w:rFonts w:ascii="Times New Roman" w:eastAsia="Times New Roman" w:hAnsi="Times New Roman" w:cs="Times New Roman"/>
          <w:sz w:val="24"/>
          <w:szCs w:val="24"/>
        </w:rPr>
        <w:t xml:space="preserve"> JPEG 2000 по сравнению с JPEG</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Степень сжатия в среднем на 20 % больше. Большая степень сжатия достигается благодаря использованию дискретного </w:t>
      </w:r>
      <w:proofErr w:type="spellStart"/>
      <w:r>
        <w:rPr>
          <w:rFonts w:ascii="Times New Roman" w:eastAsia="Times New Roman" w:hAnsi="Times New Roman" w:cs="Times New Roman"/>
          <w:sz w:val="24"/>
          <w:szCs w:val="24"/>
        </w:rPr>
        <w:t>вейвлет</w:t>
      </w:r>
      <w:proofErr w:type="spellEnd"/>
      <w:r>
        <w:rPr>
          <w:rFonts w:ascii="Times New Roman" w:eastAsia="Times New Roman" w:hAnsi="Times New Roman" w:cs="Times New Roman"/>
          <w:sz w:val="24"/>
          <w:szCs w:val="24"/>
        </w:rPr>
        <w:t xml:space="preserve">-преобразования к изображению целиком и более сложного </w:t>
      </w:r>
      <w:proofErr w:type="spellStart"/>
      <w:r>
        <w:rPr>
          <w:rFonts w:ascii="Times New Roman" w:eastAsia="Times New Roman" w:hAnsi="Times New Roman" w:cs="Times New Roman"/>
          <w:sz w:val="24"/>
          <w:szCs w:val="24"/>
        </w:rPr>
        <w:t>энтропийного</w:t>
      </w:r>
      <w:proofErr w:type="spellEnd"/>
      <w:r>
        <w:rPr>
          <w:rFonts w:ascii="Times New Roman" w:eastAsia="Times New Roman" w:hAnsi="Times New Roman" w:cs="Times New Roman"/>
          <w:sz w:val="24"/>
          <w:szCs w:val="24"/>
        </w:rPr>
        <w:t xml:space="preserve"> кодирования данных.</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Масштабируемость фрагментов изображений позволяет бесшовное сжатие разных компонент изображения. Благодаря разбиению на блоки можно хранить изображения разных разрешений в одном кодовом потоке.</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Произвольный доступ к областям интереса обеспечивает несколько механизмов доступа, поддерживает несколько степеней разбиения на части (области интереса).</w:t>
      </w:r>
    </w:p>
    <w:p w:rsidR="002F7A47" w:rsidRDefault="00554BA5">
      <w:pPr>
        <w:spacing w:line="24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Гибкий формат файла допускает хранение информации о цветовых пространствах, метаданных и информации для согласованного доступа в сетевых приложениях.</w:t>
      </w:r>
    </w:p>
    <w:p w:rsidR="002F7A47" w:rsidRDefault="00554BA5">
      <w:pPr>
        <w:spacing w:line="240" w:lineRule="auto"/>
        <w:ind w:left="720"/>
      </w:pPr>
      <w:r>
        <w:br w:type="page"/>
      </w:r>
    </w:p>
    <w:p w:rsidR="002F7A47" w:rsidRDefault="002F7A47">
      <w:pPr>
        <w:spacing w:line="240" w:lineRule="auto"/>
        <w:ind w:left="720"/>
      </w:pPr>
    </w:p>
    <w:p w:rsidR="002F7A47" w:rsidRDefault="00554BA5">
      <w:pPr>
        <w:pStyle w:val="1"/>
        <w:numPr>
          <w:ilvl w:val="0"/>
          <w:numId w:val="13"/>
        </w:numPr>
        <w:ind w:left="0" w:firstLine="708"/>
      </w:pPr>
      <w:bookmarkStart w:id="75" w:name="_Toc154103793"/>
      <w:r>
        <w:t>Цифровое изображение</w:t>
      </w:r>
      <w:bookmarkEnd w:id="75"/>
    </w:p>
    <w:p w:rsidR="002F7A47" w:rsidRDefault="002F7A47">
      <w:pPr>
        <w:spacing w:line="240" w:lineRule="auto"/>
        <w:ind w:left="720"/>
      </w:pPr>
    </w:p>
    <w:p w:rsidR="002F7A47" w:rsidRDefault="00554BA5">
      <w:pPr>
        <w:pBdr>
          <w:top w:val="none" w:sz="0" w:space="0" w:color="D9D9E3"/>
          <w:left w:val="none" w:sz="0" w:space="0" w:color="D9D9E3"/>
          <w:bottom w:val="none" w:sz="0" w:space="0" w:color="D9D9E3"/>
          <w:right w:val="none" w:sz="0" w:space="0" w:color="D9D9E3"/>
          <w:between w:val="none" w:sz="0" w:space="0" w:color="D9D9E3"/>
        </w:pBdr>
        <w:spacing w:after="300" w:line="240" w:lineRule="auto"/>
        <w:rPr>
          <w:rFonts w:ascii="Roboto" w:eastAsia="Roboto" w:hAnsi="Roboto" w:cs="Roboto"/>
          <w:color w:val="374151"/>
          <w:sz w:val="24"/>
          <w:szCs w:val="24"/>
        </w:rPr>
      </w:pPr>
      <w:r>
        <w:rPr>
          <w:rFonts w:ascii="Roboto" w:eastAsia="Roboto" w:hAnsi="Roboto" w:cs="Roboto"/>
          <w:color w:val="374151"/>
          <w:sz w:val="24"/>
          <w:szCs w:val="24"/>
        </w:rPr>
        <w:t>Цифровое изображение представляет собой изображение, представленное в цифровой форме, что означает, что оно оцифровано и представлено в виде числовых значений. Информация о цвете каждого пикселя изображения кодируется числами, и эти числа сохраняются в цифровой форме для последующего отображения, обработки или передачи.</w:t>
      </w:r>
    </w:p>
    <w:p w:rsidR="002F7A47" w:rsidRDefault="00554BA5">
      <w:pPr>
        <w:pBdr>
          <w:top w:val="none" w:sz="0" w:space="0" w:color="D9D9E3"/>
          <w:left w:val="none" w:sz="0" w:space="0" w:color="D9D9E3"/>
          <w:bottom w:val="none" w:sz="0" w:space="0" w:color="D9D9E3"/>
          <w:right w:val="none" w:sz="0" w:space="0" w:color="D9D9E3"/>
          <w:between w:val="none" w:sz="0" w:space="0" w:color="D9D9E3"/>
        </w:pBdr>
        <w:spacing w:before="300" w:after="300" w:line="240" w:lineRule="auto"/>
        <w:rPr>
          <w:rFonts w:ascii="Roboto" w:eastAsia="Roboto" w:hAnsi="Roboto" w:cs="Roboto"/>
          <w:color w:val="374151"/>
          <w:sz w:val="24"/>
          <w:szCs w:val="24"/>
        </w:rPr>
      </w:pPr>
      <w:r>
        <w:rPr>
          <w:rFonts w:ascii="Roboto" w:eastAsia="Roboto" w:hAnsi="Roboto" w:cs="Roboto"/>
          <w:color w:val="374151"/>
          <w:sz w:val="24"/>
          <w:szCs w:val="24"/>
        </w:rPr>
        <w:t>Основные характеристики цифровых изображений включают:</w:t>
      </w:r>
    </w:p>
    <w:p w:rsidR="002F7A47" w:rsidRDefault="00554BA5">
      <w:pPr>
        <w:numPr>
          <w:ilvl w:val="0"/>
          <w:numId w:val="9"/>
        </w:numPr>
        <w:pBdr>
          <w:top w:val="none" w:sz="0" w:space="0" w:color="D9D9E3"/>
          <w:left w:val="none" w:sz="0" w:space="0" w:color="D9D9E3"/>
          <w:bottom w:val="none" w:sz="0" w:space="0" w:color="D9D9E3"/>
          <w:right w:val="none" w:sz="0" w:space="0" w:color="D9D9E3"/>
          <w:between w:val="none" w:sz="0" w:space="0" w:color="D9D9E3"/>
        </w:pBdr>
        <w:spacing w:before="300" w:line="240" w:lineRule="auto"/>
      </w:pPr>
      <w:r>
        <w:rPr>
          <w:rFonts w:ascii="Roboto" w:eastAsia="Roboto" w:hAnsi="Roboto" w:cs="Roboto"/>
          <w:color w:val="374151"/>
          <w:sz w:val="24"/>
          <w:szCs w:val="24"/>
        </w:rPr>
        <w:t>Разрешение (</w:t>
      </w:r>
      <w:proofErr w:type="spellStart"/>
      <w:r>
        <w:rPr>
          <w:rFonts w:ascii="Roboto" w:eastAsia="Roboto" w:hAnsi="Roboto" w:cs="Roboto"/>
          <w:color w:val="374151"/>
          <w:sz w:val="24"/>
          <w:szCs w:val="24"/>
        </w:rPr>
        <w:t>Resolution</w:t>
      </w:r>
      <w:proofErr w:type="spellEnd"/>
      <w:r>
        <w:rPr>
          <w:rFonts w:ascii="Roboto" w:eastAsia="Roboto" w:hAnsi="Roboto" w:cs="Roboto"/>
          <w:color w:val="374151"/>
          <w:sz w:val="24"/>
          <w:szCs w:val="24"/>
        </w:rPr>
        <w:t>):</w:t>
      </w:r>
    </w:p>
    <w:p w:rsidR="002F7A47" w:rsidRDefault="00554BA5">
      <w:pPr>
        <w:numPr>
          <w:ilvl w:val="1"/>
          <w:numId w:val="9"/>
        </w:numPr>
        <w:pBdr>
          <w:top w:val="none" w:sz="0" w:space="0" w:color="D9D9E3"/>
          <w:left w:val="none" w:sz="0" w:space="0" w:color="D9D9E3"/>
          <w:bottom w:val="none" w:sz="0" w:space="0" w:color="D9D9E3"/>
          <w:right w:val="none" w:sz="0" w:space="0" w:color="D9D9E3"/>
          <w:between w:val="none" w:sz="0" w:space="0" w:color="D9D9E3"/>
        </w:pBdr>
        <w:spacing w:line="240" w:lineRule="auto"/>
      </w:pPr>
      <w:r>
        <w:rPr>
          <w:rFonts w:ascii="Roboto" w:eastAsia="Roboto" w:hAnsi="Roboto" w:cs="Roboto"/>
          <w:color w:val="374151"/>
          <w:sz w:val="24"/>
          <w:szCs w:val="24"/>
        </w:rPr>
        <w:t>Разрешение изображения определяется количеством пикселей, составляющих изображение. Например, 1920 x 1080 означает, что изображение состоит из 1920 пикселей в ширину и 1080 пикселей в высоту.</w:t>
      </w:r>
    </w:p>
    <w:p w:rsidR="002F7A47" w:rsidRDefault="00554BA5">
      <w:pPr>
        <w:numPr>
          <w:ilvl w:val="0"/>
          <w:numId w:val="9"/>
        </w:numPr>
        <w:pBdr>
          <w:top w:val="none" w:sz="0" w:space="0" w:color="D9D9E3"/>
          <w:left w:val="none" w:sz="0" w:space="0" w:color="D9D9E3"/>
          <w:bottom w:val="none" w:sz="0" w:space="0" w:color="D9D9E3"/>
          <w:right w:val="none" w:sz="0" w:space="0" w:color="D9D9E3"/>
          <w:between w:val="none" w:sz="0" w:space="0" w:color="D9D9E3"/>
        </w:pBdr>
        <w:spacing w:line="240" w:lineRule="auto"/>
      </w:pPr>
      <w:r>
        <w:rPr>
          <w:rFonts w:ascii="Roboto" w:eastAsia="Roboto" w:hAnsi="Roboto" w:cs="Roboto"/>
          <w:color w:val="374151"/>
          <w:sz w:val="24"/>
          <w:szCs w:val="24"/>
        </w:rPr>
        <w:t>Цветовая глубина (</w:t>
      </w:r>
      <w:proofErr w:type="spellStart"/>
      <w:r>
        <w:rPr>
          <w:rFonts w:ascii="Roboto" w:eastAsia="Roboto" w:hAnsi="Roboto" w:cs="Roboto"/>
          <w:color w:val="374151"/>
          <w:sz w:val="24"/>
          <w:szCs w:val="24"/>
        </w:rPr>
        <w:t>Color</w:t>
      </w:r>
      <w:proofErr w:type="spellEnd"/>
      <w:r>
        <w:rPr>
          <w:rFonts w:ascii="Roboto" w:eastAsia="Roboto" w:hAnsi="Roboto" w:cs="Roboto"/>
          <w:color w:val="374151"/>
          <w:sz w:val="24"/>
          <w:szCs w:val="24"/>
        </w:rPr>
        <w:t xml:space="preserve"> </w:t>
      </w:r>
      <w:proofErr w:type="spellStart"/>
      <w:r>
        <w:rPr>
          <w:rFonts w:ascii="Roboto" w:eastAsia="Roboto" w:hAnsi="Roboto" w:cs="Roboto"/>
          <w:color w:val="374151"/>
          <w:sz w:val="24"/>
          <w:szCs w:val="24"/>
        </w:rPr>
        <w:t>Depth</w:t>
      </w:r>
      <w:proofErr w:type="spellEnd"/>
      <w:r>
        <w:rPr>
          <w:rFonts w:ascii="Roboto" w:eastAsia="Roboto" w:hAnsi="Roboto" w:cs="Roboto"/>
          <w:color w:val="374151"/>
          <w:sz w:val="24"/>
          <w:szCs w:val="24"/>
        </w:rPr>
        <w:t>):</w:t>
      </w:r>
    </w:p>
    <w:p w:rsidR="002F7A47" w:rsidRDefault="00554BA5">
      <w:pPr>
        <w:numPr>
          <w:ilvl w:val="1"/>
          <w:numId w:val="9"/>
        </w:numPr>
        <w:pBdr>
          <w:top w:val="none" w:sz="0" w:space="0" w:color="D9D9E3"/>
          <w:left w:val="none" w:sz="0" w:space="0" w:color="D9D9E3"/>
          <w:bottom w:val="none" w:sz="0" w:space="0" w:color="D9D9E3"/>
          <w:right w:val="none" w:sz="0" w:space="0" w:color="D9D9E3"/>
          <w:between w:val="none" w:sz="0" w:space="0" w:color="D9D9E3"/>
        </w:pBdr>
        <w:spacing w:line="240" w:lineRule="auto"/>
      </w:pPr>
      <w:r>
        <w:rPr>
          <w:rFonts w:ascii="Roboto" w:eastAsia="Roboto" w:hAnsi="Roboto" w:cs="Roboto"/>
          <w:color w:val="374151"/>
          <w:sz w:val="24"/>
          <w:szCs w:val="24"/>
        </w:rPr>
        <w:t>Цветовая глубина определяет количество бит, используемых для кодирования цвета каждого пикселя. Чем больше бит на пиксель, тем больше цветов может быть представлено.</w:t>
      </w:r>
    </w:p>
    <w:p w:rsidR="002F7A47" w:rsidRDefault="00554BA5">
      <w:pPr>
        <w:numPr>
          <w:ilvl w:val="0"/>
          <w:numId w:val="9"/>
        </w:numPr>
        <w:pBdr>
          <w:top w:val="none" w:sz="0" w:space="0" w:color="D9D9E3"/>
          <w:left w:val="none" w:sz="0" w:space="0" w:color="D9D9E3"/>
          <w:bottom w:val="none" w:sz="0" w:space="0" w:color="D9D9E3"/>
          <w:right w:val="none" w:sz="0" w:space="0" w:color="D9D9E3"/>
          <w:between w:val="none" w:sz="0" w:space="0" w:color="D9D9E3"/>
        </w:pBdr>
        <w:spacing w:line="240" w:lineRule="auto"/>
      </w:pPr>
      <w:r>
        <w:rPr>
          <w:rFonts w:ascii="Roboto" w:eastAsia="Roboto" w:hAnsi="Roboto" w:cs="Roboto"/>
          <w:color w:val="374151"/>
          <w:sz w:val="24"/>
          <w:szCs w:val="24"/>
        </w:rPr>
        <w:t>Формат файла (</w:t>
      </w:r>
      <w:proofErr w:type="spellStart"/>
      <w:r>
        <w:rPr>
          <w:rFonts w:ascii="Roboto" w:eastAsia="Roboto" w:hAnsi="Roboto" w:cs="Roboto"/>
          <w:color w:val="374151"/>
          <w:sz w:val="24"/>
          <w:szCs w:val="24"/>
        </w:rPr>
        <w:t>File</w:t>
      </w:r>
      <w:proofErr w:type="spellEnd"/>
      <w:r>
        <w:rPr>
          <w:rFonts w:ascii="Roboto" w:eastAsia="Roboto" w:hAnsi="Roboto" w:cs="Roboto"/>
          <w:color w:val="374151"/>
          <w:sz w:val="24"/>
          <w:szCs w:val="24"/>
        </w:rPr>
        <w:t xml:space="preserve"> </w:t>
      </w:r>
      <w:proofErr w:type="spellStart"/>
      <w:r>
        <w:rPr>
          <w:rFonts w:ascii="Roboto" w:eastAsia="Roboto" w:hAnsi="Roboto" w:cs="Roboto"/>
          <w:color w:val="374151"/>
          <w:sz w:val="24"/>
          <w:szCs w:val="24"/>
        </w:rPr>
        <w:t>Format</w:t>
      </w:r>
      <w:proofErr w:type="spellEnd"/>
      <w:r>
        <w:rPr>
          <w:rFonts w:ascii="Roboto" w:eastAsia="Roboto" w:hAnsi="Roboto" w:cs="Roboto"/>
          <w:color w:val="374151"/>
          <w:sz w:val="24"/>
          <w:szCs w:val="24"/>
        </w:rPr>
        <w:t>):</w:t>
      </w:r>
    </w:p>
    <w:p w:rsidR="002F7A47" w:rsidRDefault="00554BA5">
      <w:pPr>
        <w:numPr>
          <w:ilvl w:val="1"/>
          <w:numId w:val="9"/>
        </w:numPr>
        <w:pBdr>
          <w:top w:val="none" w:sz="0" w:space="0" w:color="D9D9E3"/>
          <w:left w:val="none" w:sz="0" w:space="0" w:color="D9D9E3"/>
          <w:bottom w:val="none" w:sz="0" w:space="0" w:color="D9D9E3"/>
          <w:right w:val="none" w:sz="0" w:space="0" w:color="D9D9E3"/>
          <w:between w:val="none" w:sz="0" w:space="0" w:color="D9D9E3"/>
        </w:pBdr>
        <w:spacing w:line="240" w:lineRule="auto"/>
      </w:pPr>
      <w:r>
        <w:rPr>
          <w:rFonts w:ascii="Roboto" w:eastAsia="Roboto" w:hAnsi="Roboto" w:cs="Roboto"/>
          <w:color w:val="374151"/>
          <w:sz w:val="24"/>
          <w:szCs w:val="24"/>
        </w:rPr>
        <w:t>Формат файла определяет структуру и способ хранения данных цифрового изображения. Некоторые распространенные форматы включают JPEG, PNG, GIF, BMP и TIFF.</w:t>
      </w:r>
    </w:p>
    <w:p w:rsidR="002F7A47" w:rsidRDefault="00554BA5">
      <w:pPr>
        <w:numPr>
          <w:ilvl w:val="0"/>
          <w:numId w:val="9"/>
        </w:numPr>
        <w:pBdr>
          <w:top w:val="none" w:sz="0" w:space="0" w:color="D9D9E3"/>
          <w:left w:val="none" w:sz="0" w:space="0" w:color="D9D9E3"/>
          <w:bottom w:val="none" w:sz="0" w:space="0" w:color="D9D9E3"/>
          <w:right w:val="none" w:sz="0" w:space="0" w:color="D9D9E3"/>
          <w:between w:val="none" w:sz="0" w:space="0" w:color="D9D9E3"/>
        </w:pBdr>
        <w:spacing w:line="240" w:lineRule="auto"/>
      </w:pPr>
      <w:r>
        <w:rPr>
          <w:rFonts w:ascii="Roboto" w:eastAsia="Roboto" w:hAnsi="Roboto" w:cs="Roboto"/>
          <w:color w:val="374151"/>
          <w:sz w:val="24"/>
          <w:szCs w:val="24"/>
        </w:rPr>
        <w:t>Сжатие (</w:t>
      </w:r>
      <w:proofErr w:type="spellStart"/>
      <w:r>
        <w:rPr>
          <w:rFonts w:ascii="Roboto" w:eastAsia="Roboto" w:hAnsi="Roboto" w:cs="Roboto"/>
          <w:color w:val="374151"/>
          <w:sz w:val="24"/>
          <w:szCs w:val="24"/>
        </w:rPr>
        <w:t>Compression</w:t>
      </w:r>
      <w:proofErr w:type="spellEnd"/>
      <w:r>
        <w:rPr>
          <w:rFonts w:ascii="Roboto" w:eastAsia="Roboto" w:hAnsi="Roboto" w:cs="Roboto"/>
          <w:color w:val="374151"/>
          <w:sz w:val="24"/>
          <w:szCs w:val="24"/>
        </w:rPr>
        <w:t>):</w:t>
      </w:r>
    </w:p>
    <w:p w:rsidR="002F7A47" w:rsidRDefault="00554BA5">
      <w:pPr>
        <w:numPr>
          <w:ilvl w:val="1"/>
          <w:numId w:val="9"/>
        </w:numPr>
        <w:pBdr>
          <w:top w:val="none" w:sz="0" w:space="0" w:color="D9D9E3"/>
          <w:left w:val="none" w:sz="0" w:space="0" w:color="D9D9E3"/>
          <w:bottom w:val="none" w:sz="0" w:space="0" w:color="D9D9E3"/>
          <w:right w:val="none" w:sz="0" w:space="0" w:color="D9D9E3"/>
          <w:between w:val="none" w:sz="0" w:space="0" w:color="D9D9E3"/>
        </w:pBdr>
        <w:spacing w:line="240" w:lineRule="auto"/>
      </w:pPr>
      <w:r>
        <w:rPr>
          <w:rFonts w:ascii="Roboto" w:eastAsia="Roboto" w:hAnsi="Roboto" w:cs="Roboto"/>
          <w:color w:val="374151"/>
          <w:sz w:val="24"/>
          <w:szCs w:val="24"/>
        </w:rPr>
        <w:t>Многие цифровые изображения могут быть сжаты для уменьшения размера файла и ускорения передачи данных. Существуют без потерь и с потерями методы сжатия.</w:t>
      </w:r>
    </w:p>
    <w:p w:rsidR="002F7A47" w:rsidRDefault="00554BA5">
      <w:pPr>
        <w:numPr>
          <w:ilvl w:val="0"/>
          <w:numId w:val="9"/>
        </w:numPr>
        <w:pBdr>
          <w:top w:val="none" w:sz="0" w:space="0" w:color="D9D9E3"/>
          <w:left w:val="none" w:sz="0" w:space="0" w:color="D9D9E3"/>
          <w:bottom w:val="none" w:sz="0" w:space="0" w:color="D9D9E3"/>
          <w:right w:val="none" w:sz="0" w:space="0" w:color="D9D9E3"/>
          <w:between w:val="none" w:sz="0" w:space="0" w:color="D9D9E3"/>
        </w:pBdr>
        <w:spacing w:line="240" w:lineRule="auto"/>
      </w:pPr>
      <w:r>
        <w:rPr>
          <w:rFonts w:ascii="Roboto" w:eastAsia="Roboto" w:hAnsi="Roboto" w:cs="Roboto"/>
          <w:color w:val="374151"/>
          <w:sz w:val="24"/>
          <w:szCs w:val="24"/>
        </w:rPr>
        <w:t>Цветовая модель (</w:t>
      </w:r>
      <w:proofErr w:type="spellStart"/>
      <w:r>
        <w:rPr>
          <w:rFonts w:ascii="Roboto" w:eastAsia="Roboto" w:hAnsi="Roboto" w:cs="Roboto"/>
          <w:color w:val="374151"/>
          <w:sz w:val="24"/>
          <w:szCs w:val="24"/>
        </w:rPr>
        <w:t>Color</w:t>
      </w:r>
      <w:proofErr w:type="spellEnd"/>
      <w:r>
        <w:rPr>
          <w:rFonts w:ascii="Roboto" w:eastAsia="Roboto" w:hAnsi="Roboto" w:cs="Roboto"/>
          <w:color w:val="374151"/>
          <w:sz w:val="24"/>
          <w:szCs w:val="24"/>
        </w:rPr>
        <w:t xml:space="preserve"> </w:t>
      </w:r>
      <w:proofErr w:type="spellStart"/>
      <w:r>
        <w:rPr>
          <w:rFonts w:ascii="Roboto" w:eastAsia="Roboto" w:hAnsi="Roboto" w:cs="Roboto"/>
          <w:color w:val="374151"/>
          <w:sz w:val="24"/>
          <w:szCs w:val="24"/>
        </w:rPr>
        <w:t>Model</w:t>
      </w:r>
      <w:proofErr w:type="spellEnd"/>
      <w:r>
        <w:rPr>
          <w:rFonts w:ascii="Roboto" w:eastAsia="Roboto" w:hAnsi="Roboto" w:cs="Roboto"/>
          <w:color w:val="374151"/>
          <w:sz w:val="24"/>
          <w:szCs w:val="24"/>
        </w:rPr>
        <w:t>):</w:t>
      </w:r>
    </w:p>
    <w:p w:rsidR="002F7A47" w:rsidRDefault="00554BA5">
      <w:pPr>
        <w:numPr>
          <w:ilvl w:val="1"/>
          <w:numId w:val="9"/>
        </w:numPr>
        <w:pBdr>
          <w:top w:val="none" w:sz="0" w:space="0" w:color="D9D9E3"/>
          <w:left w:val="none" w:sz="0" w:space="0" w:color="D9D9E3"/>
          <w:bottom w:val="none" w:sz="0" w:space="0" w:color="D9D9E3"/>
          <w:right w:val="none" w:sz="0" w:space="0" w:color="D9D9E3"/>
          <w:between w:val="none" w:sz="0" w:space="0" w:color="D9D9E3"/>
        </w:pBdr>
        <w:spacing w:after="300" w:line="240" w:lineRule="auto"/>
      </w:pPr>
      <w:r>
        <w:rPr>
          <w:rFonts w:ascii="Roboto" w:eastAsia="Roboto" w:hAnsi="Roboto" w:cs="Roboto"/>
          <w:color w:val="374151"/>
          <w:sz w:val="24"/>
          <w:szCs w:val="24"/>
        </w:rPr>
        <w:t>Цветовая модель определяет, как цвета представлены в числовой форме. Например, RGB (красный, зеленый, синий) - одна из часто используемых цветовых моделей.</w:t>
      </w:r>
    </w:p>
    <w:p w:rsidR="002F7A47" w:rsidRDefault="00554BA5">
      <w:pPr>
        <w:pBdr>
          <w:top w:val="none" w:sz="0" w:space="0" w:color="D9D9E3"/>
          <w:left w:val="none" w:sz="0" w:space="0" w:color="D9D9E3"/>
          <w:bottom w:val="none" w:sz="0" w:space="0" w:color="D9D9E3"/>
          <w:right w:val="none" w:sz="0" w:space="0" w:color="D9D9E3"/>
          <w:between w:val="none" w:sz="0" w:space="0" w:color="D9D9E3"/>
        </w:pBdr>
        <w:spacing w:before="300" w:line="240" w:lineRule="auto"/>
        <w:rPr>
          <w:rFonts w:ascii="Roboto" w:eastAsia="Roboto" w:hAnsi="Roboto" w:cs="Roboto"/>
          <w:color w:val="374151"/>
          <w:sz w:val="24"/>
          <w:szCs w:val="24"/>
        </w:rPr>
      </w:pPr>
      <w:r>
        <w:rPr>
          <w:rFonts w:ascii="Roboto" w:eastAsia="Roboto" w:hAnsi="Roboto" w:cs="Roboto"/>
          <w:color w:val="374151"/>
          <w:sz w:val="24"/>
          <w:szCs w:val="24"/>
        </w:rPr>
        <w:t>Цифровые изображения применяются в различных областях, включая фотографию, медицинскую диагностику, научные исследования, дизайн, компьютерную графику, мультимедиа и многие другие. Они обрабатываются и анализируются с использованием компьютерных программ, что делает их удобными для различных задач в современном мире.</w:t>
      </w:r>
    </w:p>
    <w:p w:rsidR="002F7A47" w:rsidRDefault="002F7A47">
      <w:pPr>
        <w:spacing w:line="240" w:lineRule="auto"/>
        <w:ind w:left="720"/>
      </w:pPr>
    </w:p>
    <w:p w:rsidR="002F7A47" w:rsidRDefault="00554BA5">
      <w:pPr>
        <w:spacing w:line="240" w:lineRule="auto"/>
      </w:pPr>
      <w:r>
        <w:br w:type="page"/>
      </w:r>
    </w:p>
    <w:p w:rsidR="002F7A47" w:rsidRDefault="00554BA5">
      <w:pPr>
        <w:pStyle w:val="1"/>
        <w:numPr>
          <w:ilvl w:val="0"/>
          <w:numId w:val="13"/>
        </w:numPr>
        <w:ind w:left="0" w:firstLine="708"/>
      </w:pPr>
      <w:bookmarkStart w:id="76" w:name="_Toc154103794"/>
      <w:r>
        <w:lastRenderedPageBreak/>
        <w:t>Цифровое изображение: математический аппарат</w:t>
      </w:r>
      <w:bookmarkEnd w:id="76"/>
    </w:p>
    <w:p w:rsidR="002F7A47" w:rsidRDefault="002F7A47">
      <w:pPr>
        <w:spacing w:line="240" w:lineRule="auto"/>
        <w:ind w:left="720"/>
      </w:pPr>
    </w:p>
    <w:p w:rsidR="002F7A47" w:rsidRDefault="00554BA5" w:rsidP="00727A29">
      <w:pPr>
        <w:rPr>
          <w:rFonts w:ascii="Roboto" w:eastAsia="Roboto" w:hAnsi="Roboto" w:cs="Roboto"/>
          <w:color w:val="374151"/>
          <w:sz w:val="24"/>
          <w:szCs w:val="24"/>
        </w:rPr>
      </w:pPr>
      <w:r>
        <w:rPr>
          <w:rFonts w:ascii="Roboto" w:eastAsia="Roboto" w:hAnsi="Roboto" w:cs="Roboto"/>
          <w:color w:val="374151"/>
          <w:sz w:val="24"/>
          <w:szCs w:val="24"/>
        </w:rPr>
        <w:t>Цифровые изображения могут быть представлены и обработаны с использованием математического аппарата, что обеспечивает их анализ, модификацию, сжатие и другие манипуляции. Вот несколько ключевых математических аспектов, связанных с цифровыми изображениями:</w:t>
      </w:r>
    </w:p>
    <w:p w:rsidR="002F7A47" w:rsidRDefault="00554BA5" w:rsidP="00727A29">
      <w:r>
        <w:rPr>
          <w:rFonts w:ascii="Roboto" w:eastAsia="Roboto" w:hAnsi="Roboto" w:cs="Roboto"/>
          <w:color w:val="374151"/>
          <w:sz w:val="24"/>
          <w:szCs w:val="24"/>
        </w:rPr>
        <w:t>Матрицы и векторы:</w:t>
      </w:r>
    </w:p>
    <w:p w:rsidR="002F7A47" w:rsidRDefault="00554BA5" w:rsidP="00727A29">
      <w:r>
        <w:rPr>
          <w:rFonts w:ascii="Roboto" w:eastAsia="Roboto" w:hAnsi="Roboto" w:cs="Roboto"/>
          <w:color w:val="374151"/>
          <w:sz w:val="24"/>
          <w:szCs w:val="24"/>
        </w:rPr>
        <w:t>Цифровые изображения могут быть представлены в виде матрицы, где каждый элемент матрицы представляет интенсивность (яркость) пикселя. Цветное изображение может быть представлено в виде трех матриц для красного, зеленого и синего каналов. Векторы могут использоваться для представления признаков или координат.</w:t>
      </w:r>
    </w:p>
    <w:p w:rsidR="002F7A47" w:rsidRDefault="00554BA5" w:rsidP="00727A29">
      <w:r>
        <w:rPr>
          <w:rFonts w:ascii="Roboto" w:eastAsia="Roboto" w:hAnsi="Roboto" w:cs="Roboto"/>
          <w:color w:val="374151"/>
          <w:sz w:val="24"/>
          <w:szCs w:val="24"/>
        </w:rPr>
        <w:t>Операции с матрицами:</w:t>
      </w:r>
    </w:p>
    <w:p w:rsidR="002F7A47" w:rsidRDefault="00554BA5" w:rsidP="00727A29">
      <w:proofErr w:type="spellStart"/>
      <w:r>
        <w:rPr>
          <w:rFonts w:ascii="Roboto" w:eastAsia="Roboto" w:hAnsi="Roboto" w:cs="Roboto"/>
          <w:color w:val="374151"/>
          <w:sz w:val="24"/>
          <w:szCs w:val="24"/>
        </w:rPr>
        <w:t>Множение</w:t>
      </w:r>
      <w:proofErr w:type="spellEnd"/>
      <w:r>
        <w:rPr>
          <w:rFonts w:ascii="Roboto" w:eastAsia="Roboto" w:hAnsi="Roboto" w:cs="Roboto"/>
          <w:color w:val="374151"/>
          <w:sz w:val="24"/>
          <w:szCs w:val="24"/>
        </w:rPr>
        <w:t>, сложение и другие операции с матрицами широко используются в обработке изображений. Например, применение фильтров, свертка для выделения признаков, изменение размера изображения - все эти операции могут быть реализованы с использованием матричных операций.</w:t>
      </w:r>
    </w:p>
    <w:p w:rsidR="002F7A47" w:rsidRDefault="00554BA5" w:rsidP="00727A29">
      <w:r>
        <w:rPr>
          <w:rFonts w:ascii="Roboto" w:eastAsia="Roboto" w:hAnsi="Roboto" w:cs="Roboto"/>
          <w:color w:val="374151"/>
          <w:sz w:val="24"/>
          <w:szCs w:val="24"/>
        </w:rPr>
        <w:t>Преобразование Фурье:</w:t>
      </w:r>
    </w:p>
    <w:p w:rsidR="002F7A47" w:rsidRDefault="00554BA5" w:rsidP="00727A29">
      <w:r>
        <w:rPr>
          <w:rFonts w:ascii="Roboto" w:eastAsia="Roboto" w:hAnsi="Roboto" w:cs="Roboto"/>
          <w:color w:val="374151"/>
          <w:sz w:val="24"/>
          <w:szCs w:val="24"/>
        </w:rPr>
        <w:t>Преобразование Фурье применяется для анализа частотных характеристик изображений. Это может быть полезно, например, при удалении шумов, изменении размера изображения или анализе текстур.</w:t>
      </w:r>
    </w:p>
    <w:p w:rsidR="002F7A47" w:rsidRDefault="00554BA5" w:rsidP="00727A29">
      <w:r>
        <w:rPr>
          <w:rFonts w:ascii="Roboto" w:eastAsia="Roboto" w:hAnsi="Roboto" w:cs="Roboto"/>
          <w:color w:val="374151"/>
          <w:sz w:val="24"/>
          <w:szCs w:val="24"/>
        </w:rPr>
        <w:t>Алгебраические преобразования:</w:t>
      </w:r>
    </w:p>
    <w:p w:rsidR="002F7A47" w:rsidRDefault="00554BA5" w:rsidP="00727A29">
      <w:r>
        <w:rPr>
          <w:rFonts w:ascii="Roboto" w:eastAsia="Roboto" w:hAnsi="Roboto" w:cs="Roboto"/>
          <w:color w:val="374151"/>
          <w:sz w:val="24"/>
          <w:szCs w:val="24"/>
        </w:rPr>
        <w:t xml:space="preserve">Различные алгебраические преобразования, такие как </w:t>
      </w:r>
      <w:proofErr w:type="spellStart"/>
      <w:r>
        <w:rPr>
          <w:rFonts w:ascii="Roboto" w:eastAsia="Roboto" w:hAnsi="Roboto" w:cs="Roboto"/>
          <w:color w:val="374151"/>
          <w:sz w:val="24"/>
          <w:szCs w:val="24"/>
        </w:rPr>
        <w:t>вейвлет</w:t>
      </w:r>
      <w:proofErr w:type="spellEnd"/>
      <w:r>
        <w:rPr>
          <w:rFonts w:ascii="Roboto" w:eastAsia="Roboto" w:hAnsi="Roboto" w:cs="Roboto"/>
          <w:color w:val="374151"/>
          <w:sz w:val="24"/>
          <w:szCs w:val="24"/>
        </w:rPr>
        <w:t xml:space="preserve">-преобразования, могут использоваться для анализа и представления изображений с учетом их локальных особенностей. </w:t>
      </w:r>
      <w:proofErr w:type="spellStart"/>
      <w:r>
        <w:rPr>
          <w:rFonts w:ascii="Roboto" w:eastAsia="Roboto" w:hAnsi="Roboto" w:cs="Roboto"/>
          <w:color w:val="374151"/>
          <w:sz w:val="24"/>
          <w:szCs w:val="24"/>
        </w:rPr>
        <w:t>Вейвлеты</w:t>
      </w:r>
      <w:proofErr w:type="spellEnd"/>
      <w:r>
        <w:rPr>
          <w:rFonts w:ascii="Roboto" w:eastAsia="Roboto" w:hAnsi="Roboto" w:cs="Roboto"/>
          <w:color w:val="374151"/>
          <w:sz w:val="24"/>
          <w:szCs w:val="24"/>
        </w:rPr>
        <w:t xml:space="preserve"> часто используются в методах сжатия изображений.</w:t>
      </w:r>
    </w:p>
    <w:p w:rsidR="002F7A47" w:rsidRDefault="00554BA5" w:rsidP="00727A29">
      <w:r>
        <w:rPr>
          <w:rFonts w:ascii="Roboto" w:eastAsia="Roboto" w:hAnsi="Roboto" w:cs="Roboto"/>
          <w:color w:val="374151"/>
          <w:sz w:val="24"/>
          <w:szCs w:val="24"/>
        </w:rPr>
        <w:t>Математическая морфология:</w:t>
      </w:r>
    </w:p>
    <w:p w:rsidR="002F7A47" w:rsidRDefault="00554BA5" w:rsidP="00727A29">
      <w:r>
        <w:rPr>
          <w:rFonts w:ascii="Roboto" w:eastAsia="Roboto" w:hAnsi="Roboto" w:cs="Roboto"/>
          <w:color w:val="374151"/>
          <w:sz w:val="24"/>
          <w:szCs w:val="24"/>
        </w:rPr>
        <w:t>Математическая морфология включает операции, такие как эрозия и дилатация, которые могут быть использованы для выделения форм и структур на изображении.</w:t>
      </w:r>
    </w:p>
    <w:p w:rsidR="002F7A47" w:rsidRDefault="00554BA5" w:rsidP="00727A29">
      <w:r>
        <w:rPr>
          <w:rFonts w:ascii="Roboto" w:eastAsia="Roboto" w:hAnsi="Roboto" w:cs="Roboto"/>
          <w:color w:val="374151"/>
          <w:sz w:val="24"/>
          <w:szCs w:val="24"/>
        </w:rPr>
        <w:t>Статистика:</w:t>
      </w:r>
    </w:p>
    <w:p w:rsidR="002F7A47" w:rsidRDefault="00554BA5" w:rsidP="00727A29">
      <w:r>
        <w:rPr>
          <w:rFonts w:ascii="Roboto" w:eastAsia="Roboto" w:hAnsi="Roboto" w:cs="Roboto"/>
          <w:color w:val="374151"/>
          <w:sz w:val="24"/>
          <w:szCs w:val="24"/>
        </w:rPr>
        <w:t>Статистические методы могут применяться для анализа распределения цветов, текстур, а также для распознавания и классификации объектов на изображении.</w:t>
      </w:r>
    </w:p>
    <w:p w:rsidR="002F7A47" w:rsidRDefault="00554BA5" w:rsidP="00727A29">
      <w:r>
        <w:rPr>
          <w:rFonts w:ascii="Roboto" w:eastAsia="Roboto" w:hAnsi="Roboto" w:cs="Roboto"/>
          <w:color w:val="374151"/>
          <w:sz w:val="24"/>
          <w:szCs w:val="24"/>
        </w:rPr>
        <w:t>Линейная алгебра:</w:t>
      </w:r>
    </w:p>
    <w:p w:rsidR="002F7A47" w:rsidRDefault="00554BA5" w:rsidP="00727A29">
      <w:r>
        <w:rPr>
          <w:rFonts w:ascii="Roboto" w:eastAsia="Roboto" w:hAnsi="Roboto" w:cs="Roboto"/>
          <w:color w:val="374151"/>
          <w:sz w:val="24"/>
          <w:szCs w:val="24"/>
        </w:rPr>
        <w:t>Линейная алгебра используется для решения систем уравнений, которые могут возникнуть, например, при восстановлении изображения из искаженных данных.</w:t>
      </w:r>
    </w:p>
    <w:p w:rsidR="002F7A47" w:rsidRDefault="00554BA5" w:rsidP="00727A29">
      <w:pPr>
        <w:rPr>
          <w:rFonts w:ascii="Roboto" w:eastAsia="Roboto" w:hAnsi="Roboto" w:cs="Roboto"/>
          <w:color w:val="374151"/>
          <w:sz w:val="24"/>
          <w:szCs w:val="24"/>
        </w:rPr>
      </w:pPr>
      <w:bookmarkStart w:id="77" w:name="_vybtrw9r7lso" w:colFirst="0" w:colLast="0"/>
      <w:bookmarkEnd w:id="77"/>
      <w:r>
        <w:rPr>
          <w:rFonts w:ascii="Roboto" w:eastAsia="Roboto" w:hAnsi="Roboto" w:cs="Roboto"/>
          <w:color w:val="374151"/>
          <w:sz w:val="24"/>
          <w:szCs w:val="24"/>
        </w:rPr>
        <w:t>Математический аппарат является ключевым инструментом для разработки эффективных алгоритмов обработки изображений, которые находят широкое применение в таких областях, как компьютерное зрение, медицинская диагностика, графический дизайн и многие другие.</w:t>
      </w:r>
    </w:p>
    <w:p w:rsidR="002F7A47" w:rsidRDefault="00554BA5">
      <w:pPr>
        <w:pStyle w:val="1"/>
        <w:ind w:left="720"/>
      </w:pPr>
      <w:bookmarkStart w:id="78" w:name="_tfg8l69qqxzg" w:colFirst="0" w:colLast="0"/>
      <w:bookmarkEnd w:id="78"/>
      <w:r>
        <w:br w:type="page"/>
      </w:r>
    </w:p>
    <w:p w:rsidR="002F7A47" w:rsidRDefault="00554BA5">
      <w:pPr>
        <w:pStyle w:val="1"/>
        <w:numPr>
          <w:ilvl w:val="0"/>
          <w:numId w:val="13"/>
        </w:numPr>
        <w:ind w:left="0" w:firstLine="708"/>
      </w:pPr>
      <w:bookmarkStart w:id="79" w:name="_Toc154103795"/>
      <w:r>
        <w:lastRenderedPageBreak/>
        <w:t>Цифровое изображение: способы формирования</w:t>
      </w:r>
      <w:bookmarkEnd w:id="79"/>
    </w:p>
    <w:p w:rsidR="002F7A47" w:rsidRDefault="002F7A47">
      <w:pPr>
        <w:ind w:left="720"/>
      </w:pPr>
    </w:p>
    <w:p w:rsidR="002F7A47" w:rsidRDefault="00554BA5">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color w:val="374151"/>
          <w:sz w:val="24"/>
          <w:szCs w:val="24"/>
        </w:rPr>
      </w:pPr>
      <w:r>
        <w:rPr>
          <w:rFonts w:ascii="Roboto" w:eastAsia="Roboto" w:hAnsi="Roboto" w:cs="Roboto"/>
          <w:color w:val="374151"/>
          <w:sz w:val="24"/>
          <w:szCs w:val="24"/>
        </w:rPr>
        <w:t>Цифровые изображения могут быть сформированы различными способами, в зависимости от применяемой технологии и оборудования. Вот несколько основных способов формирования цифровых изображений:</w:t>
      </w:r>
    </w:p>
    <w:p w:rsidR="002F7A47" w:rsidRDefault="00554BA5">
      <w:pPr>
        <w:numPr>
          <w:ilvl w:val="0"/>
          <w:numId w:val="12"/>
        </w:numPr>
        <w:pBdr>
          <w:top w:val="none" w:sz="0" w:space="0" w:color="D9D9E3"/>
          <w:left w:val="none" w:sz="0" w:space="0" w:color="D9D9E3"/>
          <w:bottom w:val="none" w:sz="0" w:space="0" w:color="D9D9E3"/>
          <w:right w:val="none" w:sz="0" w:space="0" w:color="D9D9E3"/>
          <w:between w:val="none" w:sz="0" w:space="0" w:color="D9D9E3"/>
        </w:pBdr>
        <w:spacing w:before="300"/>
      </w:pPr>
      <w:r>
        <w:rPr>
          <w:rFonts w:ascii="Roboto" w:eastAsia="Roboto" w:hAnsi="Roboto" w:cs="Roboto"/>
          <w:color w:val="374151"/>
          <w:sz w:val="24"/>
          <w:szCs w:val="24"/>
        </w:rPr>
        <w:t>Цифровые фотокамеры:</w:t>
      </w:r>
    </w:p>
    <w:p w:rsidR="002F7A47" w:rsidRDefault="00554BA5">
      <w:pPr>
        <w:numPr>
          <w:ilvl w:val="1"/>
          <w:numId w:val="12"/>
        </w:numPr>
        <w:pBdr>
          <w:top w:val="none" w:sz="0" w:space="0" w:color="D9D9E3"/>
          <w:left w:val="none" w:sz="0" w:space="0" w:color="D9D9E3"/>
          <w:bottom w:val="none" w:sz="0" w:space="0" w:color="D9D9E3"/>
          <w:right w:val="none" w:sz="0" w:space="0" w:color="D9D9E3"/>
          <w:between w:val="none" w:sz="0" w:space="0" w:color="D9D9E3"/>
        </w:pBdr>
      </w:pPr>
      <w:r>
        <w:rPr>
          <w:rFonts w:ascii="Roboto" w:eastAsia="Roboto" w:hAnsi="Roboto" w:cs="Roboto"/>
          <w:color w:val="374151"/>
          <w:sz w:val="24"/>
          <w:szCs w:val="24"/>
        </w:rPr>
        <w:t>Фотокамеры с цифровыми датчиками предоставляют один из наиболее распространенных способов формирования цифровых изображений. Датчик регистрирует свет, проходящий через объектив, и преобразует его в цифровой сигнал. Полученное изображение сохраняется в цифровом формате.</w:t>
      </w:r>
    </w:p>
    <w:p w:rsidR="002F7A47" w:rsidRDefault="00554BA5">
      <w:pPr>
        <w:numPr>
          <w:ilvl w:val="0"/>
          <w:numId w:val="12"/>
        </w:numPr>
        <w:pBdr>
          <w:top w:val="none" w:sz="0" w:space="0" w:color="D9D9E3"/>
          <w:left w:val="none" w:sz="0" w:space="0" w:color="D9D9E3"/>
          <w:bottom w:val="none" w:sz="0" w:space="0" w:color="D9D9E3"/>
          <w:right w:val="none" w:sz="0" w:space="0" w:color="D9D9E3"/>
          <w:between w:val="none" w:sz="0" w:space="0" w:color="D9D9E3"/>
        </w:pBdr>
      </w:pPr>
      <w:r>
        <w:rPr>
          <w:rFonts w:ascii="Roboto" w:eastAsia="Roboto" w:hAnsi="Roboto" w:cs="Roboto"/>
          <w:color w:val="374151"/>
          <w:sz w:val="24"/>
          <w:szCs w:val="24"/>
        </w:rPr>
        <w:t>Сканеры:</w:t>
      </w:r>
    </w:p>
    <w:p w:rsidR="002F7A47" w:rsidRDefault="00554BA5">
      <w:pPr>
        <w:numPr>
          <w:ilvl w:val="1"/>
          <w:numId w:val="12"/>
        </w:numPr>
        <w:pBdr>
          <w:top w:val="none" w:sz="0" w:space="0" w:color="D9D9E3"/>
          <w:left w:val="none" w:sz="0" w:space="0" w:color="D9D9E3"/>
          <w:bottom w:val="none" w:sz="0" w:space="0" w:color="D9D9E3"/>
          <w:right w:val="none" w:sz="0" w:space="0" w:color="D9D9E3"/>
          <w:between w:val="none" w:sz="0" w:space="0" w:color="D9D9E3"/>
        </w:pBdr>
      </w:pPr>
      <w:r>
        <w:rPr>
          <w:rFonts w:ascii="Roboto" w:eastAsia="Roboto" w:hAnsi="Roboto" w:cs="Roboto"/>
          <w:color w:val="374151"/>
          <w:sz w:val="24"/>
          <w:szCs w:val="24"/>
        </w:rPr>
        <w:t>Сканеры используются для преобразования аналоговых изображений (например, фотографий, отпечатков) в цифровой формат. Сканер проходит по изображению и регистрирует информацию о яркости или цвете пикселей.</w:t>
      </w:r>
    </w:p>
    <w:p w:rsidR="002F7A47" w:rsidRDefault="00554BA5">
      <w:pPr>
        <w:numPr>
          <w:ilvl w:val="0"/>
          <w:numId w:val="12"/>
        </w:numPr>
        <w:pBdr>
          <w:top w:val="none" w:sz="0" w:space="0" w:color="D9D9E3"/>
          <w:left w:val="none" w:sz="0" w:space="0" w:color="D9D9E3"/>
          <w:bottom w:val="none" w:sz="0" w:space="0" w:color="D9D9E3"/>
          <w:right w:val="none" w:sz="0" w:space="0" w:color="D9D9E3"/>
          <w:between w:val="none" w:sz="0" w:space="0" w:color="D9D9E3"/>
        </w:pBdr>
      </w:pPr>
      <w:r>
        <w:rPr>
          <w:rFonts w:ascii="Roboto" w:eastAsia="Roboto" w:hAnsi="Roboto" w:cs="Roboto"/>
          <w:color w:val="374151"/>
          <w:sz w:val="24"/>
          <w:szCs w:val="24"/>
        </w:rPr>
        <w:t>Медицинское оборудование:</w:t>
      </w:r>
    </w:p>
    <w:p w:rsidR="002F7A47" w:rsidRDefault="00554BA5">
      <w:pPr>
        <w:numPr>
          <w:ilvl w:val="1"/>
          <w:numId w:val="12"/>
        </w:numPr>
        <w:pBdr>
          <w:top w:val="none" w:sz="0" w:space="0" w:color="D9D9E3"/>
          <w:left w:val="none" w:sz="0" w:space="0" w:color="D9D9E3"/>
          <w:bottom w:val="none" w:sz="0" w:space="0" w:color="D9D9E3"/>
          <w:right w:val="none" w:sz="0" w:space="0" w:color="D9D9E3"/>
          <w:between w:val="none" w:sz="0" w:space="0" w:color="D9D9E3"/>
        </w:pBdr>
      </w:pPr>
      <w:r>
        <w:rPr>
          <w:rFonts w:ascii="Roboto" w:eastAsia="Roboto" w:hAnsi="Roboto" w:cs="Roboto"/>
          <w:color w:val="374151"/>
          <w:sz w:val="24"/>
          <w:szCs w:val="24"/>
        </w:rPr>
        <w:t>В медицинской диагностике цифровые изображения создаются с использованием различного оборудования, такого как рентгеновские аппараты, магнитно-резонансные томографы (МРТ) и ультразвуковые сканеры. Полученные данные обрабатываются и представляются в виде цифровых изображений для анализа врачами.</w:t>
      </w:r>
    </w:p>
    <w:p w:rsidR="002F7A47" w:rsidRDefault="00554BA5">
      <w:pPr>
        <w:numPr>
          <w:ilvl w:val="0"/>
          <w:numId w:val="12"/>
        </w:numPr>
        <w:pBdr>
          <w:top w:val="none" w:sz="0" w:space="0" w:color="D9D9E3"/>
          <w:left w:val="none" w:sz="0" w:space="0" w:color="D9D9E3"/>
          <w:bottom w:val="none" w:sz="0" w:space="0" w:color="D9D9E3"/>
          <w:right w:val="none" w:sz="0" w:space="0" w:color="D9D9E3"/>
          <w:between w:val="none" w:sz="0" w:space="0" w:color="D9D9E3"/>
        </w:pBdr>
      </w:pPr>
      <w:r>
        <w:rPr>
          <w:rFonts w:ascii="Roboto" w:eastAsia="Roboto" w:hAnsi="Roboto" w:cs="Roboto"/>
          <w:color w:val="374151"/>
          <w:sz w:val="24"/>
          <w:szCs w:val="24"/>
        </w:rPr>
        <w:t>Другие цифровые устройства с камерами:</w:t>
      </w:r>
    </w:p>
    <w:p w:rsidR="002F7A47" w:rsidRDefault="00554BA5">
      <w:pPr>
        <w:numPr>
          <w:ilvl w:val="1"/>
          <w:numId w:val="12"/>
        </w:numPr>
        <w:pBdr>
          <w:top w:val="none" w:sz="0" w:space="0" w:color="D9D9E3"/>
          <w:left w:val="none" w:sz="0" w:space="0" w:color="D9D9E3"/>
          <w:bottom w:val="none" w:sz="0" w:space="0" w:color="D9D9E3"/>
          <w:right w:val="none" w:sz="0" w:space="0" w:color="D9D9E3"/>
          <w:between w:val="none" w:sz="0" w:space="0" w:color="D9D9E3"/>
        </w:pBdr>
      </w:pPr>
      <w:r>
        <w:rPr>
          <w:rFonts w:ascii="Roboto" w:eastAsia="Roboto" w:hAnsi="Roboto" w:cs="Roboto"/>
          <w:color w:val="374151"/>
          <w:sz w:val="24"/>
          <w:szCs w:val="24"/>
        </w:rPr>
        <w:t>Современные мобильные телефоны, планшеты и другие устройства оборудованы встроенными цифровыми камерами. Они используются для создания фотографий и видеозаписей.</w:t>
      </w:r>
    </w:p>
    <w:p w:rsidR="002F7A47" w:rsidRDefault="00554BA5">
      <w:pPr>
        <w:numPr>
          <w:ilvl w:val="0"/>
          <w:numId w:val="12"/>
        </w:numPr>
        <w:pBdr>
          <w:top w:val="none" w:sz="0" w:space="0" w:color="D9D9E3"/>
          <w:left w:val="none" w:sz="0" w:space="0" w:color="D9D9E3"/>
          <w:bottom w:val="none" w:sz="0" w:space="0" w:color="D9D9E3"/>
          <w:right w:val="none" w:sz="0" w:space="0" w:color="D9D9E3"/>
          <w:between w:val="none" w:sz="0" w:space="0" w:color="D9D9E3"/>
        </w:pBdr>
      </w:pPr>
      <w:r>
        <w:rPr>
          <w:rFonts w:ascii="Roboto" w:eastAsia="Roboto" w:hAnsi="Roboto" w:cs="Roboto"/>
          <w:color w:val="374151"/>
          <w:sz w:val="24"/>
          <w:szCs w:val="24"/>
        </w:rPr>
        <w:t>Графические программы и редакторы:</w:t>
      </w:r>
    </w:p>
    <w:p w:rsidR="002F7A47" w:rsidRDefault="00554BA5">
      <w:pPr>
        <w:numPr>
          <w:ilvl w:val="1"/>
          <w:numId w:val="12"/>
        </w:numPr>
        <w:pBdr>
          <w:top w:val="none" w:sz="0" w:space="0" w:color="D9D9E3"/>
          <w:left w:val="none" w:sz="0" w:space="0" w:color="D9D9E3"/>
          <w:bottom w:val="none" w:sz="0" w:space="0" w:color="D9D9E3"/>
          <w:right w:val="none" w:sz="0" w:space="0" w:color="D9D9E3"/>
          <w:between w:val="none" w:sz="0" w:space="0" w:color="D9D9E3"/>
        </w:pBdr>
      </w:pPr>
      <w:r>
        <w:rPr>
          <w:rFonts w:ascii="Roboto" w:eastAsia="Roboto" w:hAnsi="Roboto" w:cs="Roboto"/>
          <w:color w:val="374151"/>
          <w:sz w:val="24"/>
          <w:szCs w:val="24"/>
        </w:rPr>
        <w:t xml:space="preserve">Графические программы и редакторы, такие как </w:t>
      </w:r>
      <w:proofErr w:type="spellStart"/>
      <w:r>
        <w:rPr>
          <w:rFonts w:ascii="Roboto" w:eastAsia="Roboto" w:hAnsi="Roboto" w:cs="Roboto"/>
          <w:color w:val="374151"/>
          <w:sz w:val="24"/>
          <w:szCs w:val="24"/>
        </w:rPr>
        <w:t>Adobe</w:t>
      </w:r>
      <w:proofErr w:type="spellEnd"/>
      <w:r>
        <w:rPr>
          <w:rFonts w:ascii="Roboto" w:eastAsia="Roboto" w:hAnsi="Roboto" w:cs="Roboto"/>
          <w:color w:val="374151"/>
          <w:sz w:val="24"/>
          <w:szCs w:val="24"/>
        </w:rPr>
        <w:t xml:space="preserve"> </w:t>
      </w:r>
      <w:proofErr w:type="spellStart"/>
      <w:r>
        <w:rPr>
          <w:rFonts w:ascii="Roboto" w:eastAsia="Roboto" w:hAnsi="Roboto" w:cs="Roboto"/>
          <w:color w:val="374151"/>
          <w:sz w:val="24"/>
          <w:szCs w:val="24"/>
        </w:rPr>
        <w:t>Photoshop</w:t>
      </w:r>
      <w:proofErr w:type="spellEnd"/>
      <w:r>
        <w:rPr>
          <w:rFonts w:ascii="Roboto" w:eastAsia="Roboto" w:hAnsi="Roboto" w:cs="Roboto"/>
          <w:color w:val="374151"/>
          <w:sz w:val="24"/>
          <w:szCs w:val="24"/>
        </w:rPr>
        <w:t xml:space="preserve"> или GIMP, позволяют создавать и редактировать цифровые изображения на компьютере. Эти программы предоставляют инструменты для создания графики, комбинирования изображений и применения различных эффектов.</w:t>
      </w:r>
    </w:p>
    <w:p w:rsidR="002F7A47" w:rsidRDefault="00554BA5">
      <w:pPr>
        <w:numPr>
          <w:ilvl w:val="0"/>
          <w:numId w:val="12"/>
        </w:numPr>
        <w:pBdr>
          <w:top w:val="none" w:sz="0" w:space="0" w:color="D9D9E3"/>
          <w:left w:val="none" w:sz="0" w:space="0" w:color="D9D9E3"/>
          <w:bottom w:val="none" w:sz="0" w:space="0" w:color="D9D9E3"/>
          <w:right w:val="none" w:sz="0" w:space="0" w:color="D9D9E3"/>
          <w:between w:val="none" w:sz="0" w:space="0" w:color="D9D9E3"/>
        </w:pBdr>
      </w:pPr>
      <w:r>
        <w:rPr>
          <w:rFonts w:ascii="Roboto" w:eastAsia="Roboto" w:hAnsi="Roboto" w:cs="Roboto"/>
          <w:color w:val="374151"/>
          <w:sz w:val="24"/>
          <w:szCs w:val="24"/>
        </w:rPr>
        <w:t>Генерация компьютерной графики:</w:t>
      </w:r>
    </w:p>
    <w:p w:rsidR="002F7A47" w:rsidRDefault="00554BA5">
      <w:pPr>
        <w:numPr>
          <w:ilvl w:val="1"/>
          <w:numId w:val="12"/>
        </w:numPr>
        <w:pBdr>
          <w:top w:val="none" w:sz="0" w:space="0" w:color="D9D9E3"/>
          <w:left w:val="none" w:sz="0" w:space="0" w:color="D9D9E3"/>
          <w:bottom w:val="none" w:sz="0" w:space="0" w:color="D9D9E3"/>
          <w:right w:val="none" w:sz="0" w:space="0" w:color="D9D9E3"/>
          <w:between w:val="none" w:sz="0" w:space="0" w:color="D9D9E3"/>
        </w:pBdr>
        <w:spacing w:after="300"/>
      </w:pPr>
      <w:r>
        <w:rPr>
          <w:rFonts w:ascii="Roboto" w:eastAsia="Roboto" w:hAnsi="Roboto" w:cs="Roboto"/>
          <w:color w:val="374151"/>
          <w:sz w:val="24"/>
          <w:szCs w:val="24"/>
        </w:rPr>
        <w:t xml:space="preserve">Цифровые изображения также могут быть сгенерированы компьютером с использованием специализированных программ и алгоритмов. Это может включать в себя создание трехмерных моделей, </w:t>
      </w:r>
      <w:proofErr w:type="spellStart"/>
      <w:r>
        <w:rPr>
          <w:rFonts w:ascii="Roboto" w:eastAsia="Roboto" w:hAnsi="Roboto" w:cs="Roboto"/>
          <w:color w:val="374151"/>
          <w:sz w:val="24"/>
          <w:szCs w:val="24"/>
        </w:rPr>
        <w:t>текстурирование</w:t>
      </w:r>
      <w:proofErr w:type="spellEnd"/>
      <w:r>
        <w:rPr>
          <w:rFonts w:ascii="Roboto" w:eastAsia="Roboto" w:hAnsi="Roboto" w:cs="Roboto"/>
          <w:color w:val="374151"/>
          <w:sz w:val="24"/>
          <w:szCs w:val="24"/>
        </w:rPr>
        <w:t xml:space="preserve"> и рендеринг сцен.</w:t>
      </w:r>
    </w:p>
    <w:p w:rsidR="002F7A47" w:rsidRDefault="002F7A47">
      <w:pPr>
        <w:ind w:left="720"/>
        <w:sectPr w:rsidR="002F7A47">
          <w:pgSz w:w="11909" w:h="16834"/>
          <w:pgMar w:top="566" w:right="566" w:bottom="566" w:left="566" w:header="720" w:footer="720" w:gutter="0"/>
          <w:pgNumType w:start="1"/>
          <w:cols w:space="720"/>
        </w:sectPr>
      </w:pPr>
    </w:p>
    <w:p w:rsidR="002F7A47" w:rsidRDefault="00554BA5">
      <w:pPr>
        <w:pStyle w:val="1"/>
        <w:ind w:left="360"/>
      </w:pPr>
      <w:bookmarkStart w:id="80" w:name="_Toc154103796"/>
      <w:r>
        <w:lastRenderedPageBreak/>
        <w:t>1.</w:t>
      </w:r>
      <w:r>
        <w:rPr>
          <w:sz w:val="14"/>
          <w:szCs w:val="14"/>
        </w:rPr>
        <w:t xml:space="preserve">    </w:t>
      </w:r>
      <w:r>
        <w:t xml:space="preserve">Алгоритм быстрого преобразования </w:t>
      </w:r>
      <w:proofErr w:type="spellStart"/>
      <w:r>
        <w:t>Уолша</w:t>
      </w:r>
      <w:proofErr w:type="spellEnd"/>
      <w:r>
        <w:t>-Адамара.</w:t>
      </w:r>
      <w:bookmarkEnd w:id="80"/>
    </w:p>
    <w:p w:rsidR="002F7A47" w:rsidRDefault="002F7A47"/>
    <w:p w:rsidR="002F7A47" w:rsidRDefault="00554BA5">
      <w:pPr>
        <w:jc w:val="center"/>
      </w:pPr>
      <w:r>
        <w:rPr>
          <w:noProof/>
          <w:lang w:val="ru-RU"/>
        </w:rPr>
        <w:drawing>
          <wp:inline distT="114300" distB="114300" distL="114300" distR="114300" wp14:anchorId="72F4AF93" wp14:editId="30009942">
            <wp:extent cx="6836071" cy="4454272"/>
            <wp:effectExtent l="0" t="0" r="0" b="0"/>
            <wp:docPr id="64"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115"/>
                    <a:srcRect/>
                    <a:stretch>
                      <a:fillRect/>
                    </a:stretch>
                  </pic:blipFill>
                  <pic:spPr>
                    <a:xfrm>
                      <a:off x="0" y="0"/>
                      <a:ext cx="6836071" cy="4454272"/>
                    </a:xfrm>
                    <a:prstGeom prst="rect">
                      <a:avLst/>
                    </a:prstGeom>
                    <a:ln/>
                  </pic:spPr>
                </pic:pic>
              </a:graphicData>
            </a:graphic>
          </wp:inline>
        </w:drawing>
      </w:r>
    </w:p>
    <w:p w:rsidR="002F7A47" w:rsidRDefault="00554BA5">
      <w:pPr>
        <w:spacing w:line="240" w:lineRule="auto"/>
        <w:ind w:left="360"/>
      </w:pPr>
      <w:r>
        <w:br w:type="page"/>
      </w:r>
    </w:p>
    <w:p w:rsidR="002F7A47" w:rsidRDefault="00554BA5">
      <w:pPr>
        <w:pStyle w:val="1"/>
        <w:ind w:left="360"/>
      </w:pPr>
      <w:bookmarkStart w:id="81" w:name="_Toc154103797"/>
      <w:r>
        <w:lastRenderedPageBreak/>
        <w:t>2.</w:t>
      </w:r>
      <w:r>
        <w:rPr>
          <w:sz w:val="14"/>
          <w:szCs w:val="14"/>
        </w:rPr>
        <w:t xml:space="preserve">    </w:t>
      </w:r>
      <w:r>
        <w:t>Алгоритм быстрого преобразования Хаара.</w:t>
      </w:r>
      <w:bookmarkEnd w:id="81"/>
    </w:p>
    <w:p w:rsidR="002F7A47" w:rsidRDefault="002F7A47"/>
    <w:p w:rsidR="002F7A47" w:rsidRDefault="00554BA5">
      <w:pPr>
        <w:jc w:val="center"/>
      </w:pPr>
      <w:r>
        <w:rPr>
          <w:noProof/>
          <w:lang w:val="ru-RU"/>
        </w:rPr>
        <w:drawing>
          <wp:inline distT="114300" distB="114300" distL="114300" distR="114300" wp14:anchorId="22044063" wp14:editId="1826CD6A">
            <wp:extent cx="6628168" cy="7035547"/>
            <wp:effectExtent l="0" t="0" r="0" b="0"/>
            <wp:docPr id="46"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16"/>
                    <a:srcRect/>
                    <a:stretch>
                      <a:fillRect/>
                    </a:stretch>
                  </pic:blipFill>
                  <pic:spPr>
                    <a:xfrm>
                      <a:off x="0" y="0"/>
                      <a:ext cx="6628168" cy="7035547"/>
                    </a:xfrm>
                    <a:prstGeom prst="rect">
                      <a:avLst/>
                    </a:prstGeom>
                    <a:ln/>
                  </pic:spPr>
                </pic:pic>
              </a:graphicData>
            </a:graphic>
          </wp:inline>
        </w:drawing>
      </w:r>
    </w:p>
    <w:p w:rsidR="002F7A47" w:rsidRDefault="00554BA5">
      <w:pPr>
        <w:spacing w:line="240" w:lineRule="auto"/>
        <w:ind w:left="360"/>
        <w:rPr>
          <w:rFonts w:ascii="Times New Roman" w:eastAsia="Times New Roman" w:hAnsi="Times New Roman" w:cs="Times New Roman"/>
          <w:sz w:val="28"/>
          <w:szCs w:val="28"/>
        </w:rPr>
      </w:pPr>
      <w:r>
        <w:br w:type="page"/>
      </w:r>
    </w:p>
    <w:p w:rsidR="002F7A47" w:rsidRDefault="00554BA5">
      <w:pPr>
        <w:pStyle w:val="1"/>
        <w:ind w:left="360"/>
      </w:pPr>
      <w:bookmarkStart w:id="82" w:name="_Toc154103798"/>
      <w:r>
        <w:lastRenderedPageBreak/>
        <w:t>3.</w:t>
      </w:r>
      <w:r>
        <w:rPr>
          <w:sz w:val="14"/>
          <w:szCs w:val="14"/>
        </w:rPr>
        <w:t xml:space="preserve">    </w:t>
      </w:r>
      <w:r>
        <w:t>Амплитудно-временное и частотно-временное представления сигналов</w:t>
      </w:r>
      <w:bookmarkEnd w:id="82"/>
    </w:p>
    <w:p w:rsidR="002F7A47" w:rsidRDefault="002F7A47"/>
    <w:p w:rsidR="002F7A47" w:rsidRDefault="00554BA5">
      <w:pPr>
        <w:ind w:firstLine="566"/>
        <w:jc w:val="both"/>
        <w:rPr>
          <w:sz w:val="28"/>
          <w:szCs w:val="28"/>
        </w:rPr>
      </w:pPr>
      <w:r>
        <w:rPr>
          <w:sz w:val="28"/>
          <w:szCs w:val="28"/>
        </w:rPr>
        <w:t xml:space="preserve">Большинство сигналов, представлены во временной области, т.е. сигнал есть функция времени (одна ось времени, вторая - амплитуда). Таким образом получаем амплитудно-временное представление. </w:t>
      </w:r>
    </w:p>
    <w:p w:rsidR="002F7A47" w:rsidRDefault="00554BA5">
      <w:pPr>
        <w:ind w:firstLine="566"/>
        <w:jc w:val="both"/>
        <w:rPr>
          <w:sz w:val="28"/>
          <w:szCs w:val="28"/>
        </w:rPr>
      </w:pPr>
      <w:r>
        <w:rPr>
          <w:sz w:val="28"/>
          <w:szCs w:val="28"/>
        </w:rPr>
        <w:t xml:space="preserve">Спектральный анализ – один из методов обработки сигналов, который позволяет характеризовать частотную составляющую измеряемого сигнала. </w:t>
      </w:r>
    </w:p>
    <w:p w:rsidR="002F7A47" w:rsidRDefault="00554BA5">
      <w:pPr>
        <w:ind w:firstLine="566"/>
        <w:jc w:val="both"/>
        <w:rPr>
          <w:sz w:val="28"/>
          <w:szCs w:val="28"/>
        </w:rPr>
      </w:pPr>
      <w:r>
        <w:rPr>
          <w:sz w:val="28"/>
          <w:szCs w:val="28"/>
        </w:rPr>
        <w:t xml:space="preserve">Главной математической основой спектрального анализа является преобразование Фурье, которое связывает пространственный и временной сигнал с его представлением в частотной области. </w:t>
      </w:r>
    </w:p>
    <w:p w:rsidR="002F7A47" w:rsidRDefault="00554BA5">
      <w:pPr>
        <w:ind w:firstLine="566"/>
        <w:jc w:val="both"/>
        <w:rPr>
          <w:sz w:val="28"/>
          <w:szCs w:val="28"/>
        </w:rPr>
      </w:pPr>
      <w:r>
        <w:rPr>
          <w:sz w:val="28"/>
          <w:szCs w:val="28"/>
        </w:rPr>
        <w:t xml:space="preserve">Частотный спектр – совокупность частотных компонент, он отображает наличие тех или иных частот в сигнале. </w:t>
      </w:r>
    </w:p>
    <w:p w:rsidR="002F7A47" w:rsidRDefault="00554BA5">
      <w:pPr>
        <w:ind w:firstLine="566"/>
        <w:jc w:val="both"/>
        <w:rPr>
          <w:sz w:val="28"/>
          <w:szCs w:val="28"/>
        </w:rPr>
      </w:pPr>
      <w:r>
        <w:rPr>
          <w:sz w:val="28"/>
          <w:szCs w:val="28"/>
        </w:rPr>
        <w:t xml:space="preserve">НО преобразование Фурье дает информацию только про частоту, которая присутствует в сигнале и не дает никакой информации про то, в какой промежуток времени эта частота присутствует в сигнале. </w:t>
      </w:r>
    </w:p>
    <w:p w:rsidR="002F7A47" w:rsidRDefault="00554BA5">
      <w:pPr>
        <w:ind w:firstLine="566"/>
        <w:jc w:val="both"/>
        <w:rPr>
          <w:sz w:val="28"/>
          <w:szCs w:val="28"/>
        </w:rPr>
      </w:pPr>
      <w:r>
        <w:rPr>
          <w:sz w:val="28"/>
          <w:szCs w:val="28"/>
        </w:rPr>
        <w:t xml:space="preserve">Таким образом, для двух абсолютно разных сигналов мы получаем почти одинаковые преобразования Фурье. Преобразование Фурье по своей сути не может отличать стационарный сигнал от нестационарного, что является большой проблемой для его применимости. </w:t>
      </w:r>
    </w:p>
    <w:p w:rsidR="002F7A47" w:rsidRDefault="00554BA5">
      <w:pPr>
        <w:spacing w:line="240" w:lineRule="auto"/>
        <w:ind w:left="360"/>
        <w:rPr>
          <w:rFonts w:ascii="Times New Roman" w:eastAsia="Times New Roman" w:hAnsi="Times New Roman" w:cs="Times New Roman"/>
          <w:sz w:val="28"/>
          <w:szCs w:val="28"/>
        </w:rPr>
      </w:pPr>
      <w:r>
        <w:br w:type="page"/>
      </w:r>
    </w:p>
    <w:p w:rsidR="002F7A47" w:rsidRDefault="00554BA5">
      <w:pPr>
        <w:pStyle w:val="1"/>
        <w:ind w:left="360"/>
      </w:pPr>
      <w:bookmarkStart w:id="83" w:name="_Toc154103799"/>
      <w:r>
        <w:lastRenderedPageBreak/>
        <w:t>4.</w:t>
      </w:r>
      <w:r>
        <w:rPr>
          <w:sz w:val="14"/>
          <w:szCs w:val="14"/>
        </w:rPr>
        <w:t xml:space="preserve">    </w:t>
      </w:r>
      <w:proofErr w:type="spellStart"/>
      <w:r>
        <w:t>Вейвлет</w:t>
      </w:r>
      <w:proofErr w:type="spellEnd"/>
      <w:r>
        <w:t>-функции</w:t>
      </w:r>
      <w:bookmarkEnd w:id="83"/>
    </w:p>
    <w:p w:rsidR="002F7A47" w:rsidRDefault="002F7A47"/>
    <w:p w:rsidR="002F7A47" w:rsidRDefault="00554BA5">
      <w:r>
        <w:rPr>
          <w:noProof/>
          <w:lang w:val="ru-RU"/>
        </w:rPr>
        <w:drawing>
          <wp:inline distT="114300" distB="114300" distL="114300" distR="114300" wp14:anchorId="23A31EDF" wp14:editId="43E40FCD">
            <wp:extent cx="6662503" cy="5340097"/>
            <wp:effectExtent l="0" t="0" r="0" b="0"/>
            <wp:docPr id="36"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17"/>
                    <a:srcRect/>
                    <a:stretch>
                      <a:fillRect/>
                    </a:stretch>
                  </pic:blipFill>
                  <pic:spPr>
                    <a:xfrm>
                      <a:off x="0" y="0"/>
                      <a:ext cx="6662503" cy="5340097"/>
                    </a:xfrm>
                    <a:prstGeom prst="rect">
                      <a:avLst/>
                    </a:prstGeom>
                    <a:ln/>
                  </pic:spPr>
                </pic:pic>
              </a:graphicData>
            </a:graphic>
          </wp:inline>
        </w:drawing>
      </w:r>
    </w:p>
    <w:p w:rsidR="002F7A47" w:rsidRDefault="00554BA5">
      <w:pPr>
        <w:spacing w:line="240" w:lineRule="auto"/>
        <w:ind w:left="360"/>
        <w:rPr>
          <w:rFonts w:ascii="Times New Roman" w:eastAsia="Times New Roman" w:hAnsi="Times New Roman" w:cs="Times New Roman"/>
          <w:sz w:val="28"/>
          <w:szCs w:val="28"/>
        </w:rPr>
      </w:pPr>
      <w:r>
        <w:br w:type="page"/>
      </w:r>
    </w:p>
    <w:p w:rsidR="002F7A47" w:rsidRDefault="00554BA5" w:rsidP="00727A29">
      <w:pPr>
        <w:pStyle w:val="1"/>
        <w:ind w:left="720"/>
      </w:pPr>
      <w:bookmarkStart w:id="84" w:name="_Toc154103800"/>
      <w:r>
        <w:lastRenderedPageBreak/>
        <w:t>5.</w:t>
      </w:r>
      <w:r>
        <w:rPr>
          <w:sz w:val="14"/>
          <w:szCs w:val="14"/>
        </w:rPr>
        <w:t xml:space="preserve">    </w:t>
      </w:r>
      <w:r>
        <w:t>ДПФ и обратное ДПФ.</w:t>
      </w:r>
      <w:bookmarkEnd w:id="84"/>
    </w:p>
    <w:p w:rsidR="002F7A47" w:rsidRDefault="00554BA5">
      <w:r>
        <w:rPr>
          <w:noProof/>
          <w:lang w:val="ru-RU"/>
        </w:rPr>
        <w:drawing>
          <wp:inline distT="114300" distB="114300" distL="114300" distR="114300" wp14:anchorId="1F3F0D8E" wp14:editId="50F7D182">
            <wp:extent cx="6733009" cy="2734010"/>
            <wp:effectExtent l="0" t="0" r="0" b="0"/>
            <wp:docPr id="55"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118"/>
                    <a:srcRect/>
                    <a:stretch>
                      <a:fillRect/>
                    </a:stretch>
                  </pic:blipFill>
                  <pic:spPr>
                    <a:xfrm>
                      <a:off x="0" y="0"/>
                      <a:ext cx="6733009" cy="2734010"/>
                    </a:xfrm>
                    <a:prstGeom prst="rect">
                      <a:avLst/>
                    </a:prstGeom>
                    <a:ln/>
                  </pic:spPr>
                </pic:pic>
              </a:graphicData>
            </a:graphic>
          </wp:inline>
        </w:drawing>
      </w:r>
      <w:r>
        <w:rPr>
          <w:noProof/>
          <w:lang w:val="ru-RU"/>
        </w:rPr>
        <w:drawing>
          <wp:inline distT="114300" distB="114300" distL="114300" distR="114300" wp14:anchorId="4E2D48A9" wp14:editId="3A494C78">
            <wp:extent cx="6712260" cy="3813784"/>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9"/>
                    <a:srcRect/>
                    <a:stretch>
                      <a:fillRect/>
                    </a:stretch>
                  </pic:blipFill>
                  <pic:spPr>
                    <a:xfrm>
                      <a:off x="0" y="0"/>
                      <a:ext cx="6712260" cy="3813784"/>
                    </a:xfrm>
                    <a:prstGeom prst="rect">
                      <a:avLst/>
                    </a:prstGeom>
                    <a:ln/>
                  </pic:spPr>
                </pic:pic>
              </a:graphicData>
            </a:graphic>
          </wp:inline>
        </w:drawing>
      </w:r>
      <w:r>
        <w:rPr>
          <w:noProof/>
          <w:lang w:val="ru-RU"/>
        </w:rPr>
        <w:drawing>
          <wp:inline distT="114300" distB="114300" distL="114300" distR="114300" wp14:anchorId="29075F9A" wp14:editId="1AEB5FC7">
            <wp:extent cx="6722882" cy="1578859"/>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0"/>
                    <a:srcRect/>
                    <a:stretch>
                      <a:fillRect/>
                    </a:stretch>
                  </pic:blipFill>
                  <pic:spPr>
                    <a:xfrm>
                      <a:off x="0" y="0"/>
                      <a:ext cx="6722882" cy="1578859"/>
                    </a:xfrm>
                    <a:prstGeom prst="rect">
                      <a:avLst/>
                    </a:prstGeom>
                    <a:ln/>
                  </pic:spPr>
                </pic:pic>
              </a:graphicData>
            </a:graphic>
          </wp:inline>
        </w:drawing>
      </w:r>
    </w:p>
    <w:p w:rsidR="002F7A47" w:rsidRDefault="002F7A47">
      <w:pPr>
        <w:spacing w:line="240" w:lineRule="auto"/>
        <w:rPr>
          <w:rFonts w:ascii="Times New Roman" w:eastAsia="Times New Roman" w:hAnsi="Times New Roman" w:cs="Times New Roman"/>
          <w:sz w:val="28"/>
          <w:szCs w:val="28"/>
        </w:rPr>
      </w:pPr>
    </w:p>
    <w:p w:rsidR="002F7A47" w:rsidRDefault="00554BA5">
      <w:pPr>
        <w:pStyle w:val="1"/>
        <w:ind w:left="360"/>
      </w:pPr>
      <w:bookmarkStart w:id="85" w:name="_Toc154103801"/>
      <w:r>
        <w:lastRenderedPageBreak/>
        <w:t>6.</w:t>
      </w:r>
      <w:r>
        <w:rPr>
          <w:sz w:val="14"/>
          <w:szCs w:val="14"/>
        </w:rPr>
        <w:t xml:space="preserve">    </w:t>
      </w:r>
      <w:r>
        <w:t>Импульсная характеристика. Реакция системы на цифровую дельта-функцию</w:t>
      </w:r>
      <w:bookmarkEnd w:id="85"/>
    </w:p>
    <w:p w:rsidR="002F7A47" w:rsidRDefault="002F7A47"/>
    <w:p w:rsidR="002F7A47" w:rsidRDefault="00554BA5">
      <w:r>
        <w:rPr>
          <w:noProof/>
          <w:lang w:val="ru-RU"/>
        </w:rPr>
        <w:drawing>
          <wp:inline distT="114300" distB="114300" distL="114300" distR="114300" wp14:anchorId="52C61E0C" wp14:editId="157B9A83">
            <wp:extent cx="6785612" cy="5850020"/>
            <wp:effectExtent l="0" t="0" r="0" b="0"/>
            <wp:docPr id="1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1"/>
                    <a:srcRect/>
                    <a:stretch>
                      <a:fillRect/>
                    </a:stretch>
                  </pic:blipFill>
                  <pic:spPr>
                    <a:xfrm>
                      <a:off x="0" y="0"/>
                      <a:ext cx="6785612" cy="5850020"/>
                    </a:xfrm>
                    <a:prstGeom prst="rect">
                      <a:avLst/>
                    </a:prstGeom>
                    <a:ln/>
                  </pic:spPr>
                </pic:pic>
              </a:graphicData>
            </a:graphic>
          </wp:inline>
        </w:drawing>
      </w:r>
    </w:p>
    <w:p w:rsidR="002F7A47" w:rsidRDefault="00554BA5">
      <w:pPr>
        <w:spacing w:line="240" w:lineRule="auto"/>
        <w:ind w:left="360"/>
        <w:rPr>
          <w:rFonts w:ascii="Times New Roman" w:eastAsia="Times New Roman" w:hAnsi="Times New Roman" w:cs="Times New Roman"/>
          <w:sz w:val="28"/>
          <w:szCs w:val="28"/>
        </w:rPr>
      </w:pPr>
      <w:r>
        <w:br w:type="page"/>
      </w:r>
    </w:p>
    <w:p w:rsidR="002F7A47" w:rsidRDefault="00554BA5">
      <w:pPr>
        <w:pStyle w:val="1"/>
        <w:ind w:left="360"/>
      </w:pPr>
      <w:bookmarkStart w:id="86" w:name="_Toc154103802"/>
      <w:r>
        <w:lastRenderedPageBreak/>
        <w:t>7.</w:t>
      </w:r>
      <w:r>
        <w:rPr>
          <w:sz w:val="14"/>
          <w:szCs w:val="14"/>
        </w:rPr>
        <w:t xml:space="preserve">    </w:t>
      </w:r>
      <w:r>
        <w:t xml:space="preserve">Исследование сигнала: преобразование Фурье, оконное преобразование Фурье, </w:t>
      </w:r>
      <w:proofErr w:type="spellStart"/>
      <w:r>
        <w:t>вейвлет</w:t>
      </w:r>
      <w:proofErr w:type="spellEnd"/>
      <w:r>
        <w:t>-преобразование</w:t>
      </w:r>
      <w:bookmarkEnd w:id="86"/>
    </w:p>
    <w:p w:rsidR="002F7A47" w:rsidRDefault="002F7A47"/>
    <w:p w:rsidR="002F7A47" w:rsidRDefault="00554BA5">
      <w:r>
        <w:rPr>
          <w:noProof/>
          <w:lang w:val="ru-RU"/>
        </w:rPr>
        <w:drawing>
          <wp:inline distT="114300" distB="114300" distL="114300" distR="114300" wp14:anchorId="41E35980" wp14:editId="49ED4908">
            <wp:extent cx="7016847" cy="5964320"/>
            <wp:effectExtent l="0" t="0" r="0" b="0"/>
            <wp:docPr id="39"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22"/>
                    <a:srcRect/>
                    <a:stretch>
                      <a:fillRect/>
                    </a:stretch>
                  </pic:blipFill>
                  <pic:spPr>
                    <a:xfrm>
                      <a:off x="0" y="0"/>
                      <a:ext cx="7016847" cy="5964320"/>
                    </a:xfrm>
                    <a:prstGeom prst="rect">
                      <a:avLst/>
                    </a:prstGeom>
                    <a:ln/>
                  </pic:spPr>
                </pic:pic>
              </a:graphicData>
            </a:graphic>
          </wp:inline>
        </w:drawing>
      </w:r>
    </w:p>
    <w:p w:rsidR="002F7A47" w:rsidRDefault="00554BA5">
      <w:pPr>
        <w:spacing w:line="240" w:lineRule="auto"/>
        <w:ind w:left="360"/>
        <w:rPr>
          <w:rFonts w:ascii="Times New Roman" w:eastAsia="Times New Roman" w:hAnsi="Times New Roman" w:cs="Times New Roman"/>
          <w:sz w:val="28"/>
          <w:szCs w:val="28"/>
        </w:rPr>
      </w:pPr>
      <w:r>
        <w:br w:type="page"/>
      </w:r>
    </w:p>
    <w:p w:rsidR="002F7A47" w:rsidRDefault="00554BA5">
      <w:pPr>
        <w:pStyle w:val="1"/>
        <w:ind w:left="360"/>
      </w:pPr>
      <w:bookmarkStart w:id="87" w:name="_Toc154103803"/>
      <w:r>
        <w:lastRenderedPageBreak/>
        <w:t>8.</w:t>
      </w:r>
      <w:r>
        <w:rPr>
          <w:sz w:val="14"/>
          <w:szCs w:val="14"/>
        </w:rPr>
        <w:t xml:space="preserve">    </w:t>
      </w:r>
      <w:r>
        <w:t xml:space="preserve">Низкочастотные, высокочастотные, полосовые и </w:t>
      </w:r>
      <w:proofErr w:type="spellStart"/>
      <w:r>
        <w:t>режекторные</w:t>
      </w:r>
      <w:proofErr w:type="spellEnd"/>
      <w:r>
        <w:t xml:space="preserve"> фильтры: основные типы АЧХ, подходы к проектированию</w:t>
      </w:r>
      <w:bookmarkEnd w:id="87"/>
    </w:p>
    <w:p w:rsidR="002F7A47" w:rsidRDefault="002F7A47"/>
    <w:p w:rsidR="002F7A47" w:rsidRDefault="00554BA5">
      <w:r>
        <w:rPr>
          <w:noProof/>
          <w:lang w:val="ru-RU"/>
        </w:rPr>
        <w:drawing>
          <wp:inline distT="114300" distB="114300" distL="114300" distR="114300" wp14:anchorId="2F17A753" wp14:editId="397AF8D0">
            <wp:extent cx="6531526" cy="4106945"/>
            <wp:effectExtent l="0" t="0" r="0" b="0"/>
            <wp:docPr id="60"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123"/>
                    <a:srcRect/>
                    <a:stretch>
                      <a:fillRect/>
                    </a:stretch>
                  </pic:blipFill>
                  <pic:spPr>
                    <a:xfrm>
                      <a:off x="0" y="0"/>
                      <a:ext cx="6531526" cy="4106945"/>
                    </a:xfrm>
                    <a:prstGeom prst="rect">
                      <a:avLst/>
                    </a:prstGeom>
                    <a:ln/>
                  </pic:spPr>
                </pic:pic>
              </a:graphicData>
            </a:graphic>
          </wp:inline>
        </w:drawing>
      </w:r>
    </w:p>
    <w:p w:rsidR="002F7A47" w:rsidRDefault="00554BA5">
      <w:pPr>
        <w:rPr>
          <w:rFonts w:ascii="Times New Roman" w:eastAsia="Times New Roman" w:hAnsi="Times New Roman" w:cs="Times New Roman"/>
          <w:sz w:val="28"/>
          <w:szCs w:val="28"/>
        </w:rPr>
      </w:pPr>
      <w:r>
        <w:rPr>
          <w:b/>
          <w:noProof/>
          <w:lang w:val="ru-RU"/>
        </w:rPr>
        <w:drawing>
          <wp:inline distT="114300" distB="114300" distL="114300" distR="114300" wp14:anchorId="3DA81F5A" wp14:editId="75C786B9">
            <wp:extent cx="6730190" cy="3834169"/>
            <wp:effectExtent l="0" t="0" r="0" b="0"/>
            <wp:docPr id="50"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24"/>
                    <a:srcRect/>
                    <a:stretch>
                      <a:fillRect/>
                    </a:stretch>
                  </pic:blipFill>
                  <pic:spPr>
                    <a:xfrm>
                      <a:off x="0" y="0"/>
                      <a:ext cx="6730190" cy="3834169"/>
                    </a:xfrm>
                    <a:prstGeom prst="rect">
                      <a:avLst/>
                    </a:prstGeom>
                    <a:ln/>
                  </pic:spPr>
                </pic:pic>
              </a:graphicData>
            </a:graphic>
          </wp:inline>
        </w:drawing>
      </w:r>
      <w:r>
        <w:br w:type="page"/>
      </w:r>
    </w:p>
    <w:p w:rsidR="002F7A47" w:rsidRDefault="00554BA5">
      <w:pPr>
        <w:pStyle w:val="1"/>
        <w:ind w:left="360"/>
      </w:pPr>
      <w:bookmarkStart w:id="88" w:name="_Toc154103804"/>
      <w:r>
        <w:lastRenderedPageBreak/>
        <w:t>9.</w:t>
      </w:r>
      <w:r>
        <w:rPr>
          <w:sz w:val="14"/>
          <w:szCs w:val="14"/>
        </w:rPr>
        <w:t xml:space="preserve">    </w:t>
      </w:r>
      <w:r>
        <w:t>Операции свертка и корреляция. Свойства свертки</w:t>
      </w:r>
      <w:bookmarkEnd w:id="88"/>
    </w:p>
    <w:p w:rsidR="002F7A47" w:rsidRDefault="002F7A47"/>
    <w:p w:rsidR="002F7A47" w:rsidRDefault="00554BA5">
      <w:r>
        <w:rPr>
          <w:noProof/>
          <w:lang w:val="ru-RU"/>
        </w:rPr>
        <w:drawing>
          <wp:inline distT="114300" distB="114300" distL="114300" distR="114300" wp14:anchorId="02886EE8" wp14:editId="47136BF5">
            <wp:extent cx="6285600" cy="7759700"/>
            <wp:effectExtent l="0" t="0" r="0" b="0"/>
            <wp:docPr id="31"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25"/>
                    <a:srcRect/>
                    <a:stretch>
                      <a:fillRect/>
                    </a:stretch>
                  </pic:blipFill>
                  <pic:spPr>
                    <a:xfrm>
                      <a:off x="0" y="0"/>
                      <a:ext cx="6285600" cy="7759700"/>
                    </a:xfrm>
                    <a:prstGeom prst="rect">
                      <a:avLst/>
                    </a:prstGeom>
                    <a:ln/>
                  </pic:spPr>
                </pic:pic>
              </a:graphicData>
            </a:graphic>
          </wp:inline>
        </w:drawing>
      </w:r>
    </w:p>
    <w:p w:rsidR="002F7A47" w:rsidRDefault="00554BA5">
      <w:pPr>
        <w:spacing w:line="240" w:lineRule="auto"/>
        <w:ind w:left="360"/>
        <w:rPr>
          <w:rFonts w:ascii="Times New Roman" w:eastAsia="Times New Roman" w:hAnsi="Times New Roman" w:cs="Times New Roman"/>
          <w:sz w:val="28"/>
          <w:szCs w:val="28"/>
        </w:rPr>
      </w:pPr>
      <w:r>
        <w:br w:type="page"/>
      </w:r>
    </w:p>
    <w:p w:rsidR="002F7A47" w:rsidRDefault="00554BA5">
      <w:pPr>
        <w:pStyle w:val="1"/>
        <w:ind w:left="360"/>
      </w:pPr>
      <w:bookmarkStart w:id="89" w:name="_Toc154103805"/>
      <w:r>
        <w:lastRenderedPageBreak/>
        <w:t>10.</w:t>
      </w:r>
      <w:r>
        <w:rPr>
          <w:sz w:val="14"/>
          <w:szCs w:val="14"/>
        </w:rPr>
        <w:t xml:space="preserve"> </w:t>
      </w:r>
      <w:r>
        <w:t>Основные свойства цифрового процессора обработки сигналов</w:t>
      </w:r>
      <w:bookmarkEnd w:id="89"/>
    </w:p>
    <w:p w:rsidR="002F7A47" w:rsidRDefault="002F7A47"/>
    <w:p w:rsidR="002F7A47" w:rsidRDefault="00554BA5">
      <w:r>
        <w:rPr>
          <w:noProof/>
          <w:lang w:val="ru-RU"/>
        </w:rPr>
        <w:drawing>
          <wp:inline distT="114300" distB="114300" distL="114300" distR="114300" wp14:anchorId="4F218041" wp14:editId="53421DD2">
            <wp:extent cx="6547069" cy="8102347"/>
            <wp:effectExtent l="0" t="0" r="0" b="0"/>
            <wp:docPr id="58"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126"/>
                    <a:srcRect/>
                    <a:stretch>
                      <a:fillRect/>
                    </a:stretch>
                  </pic:blipFill>
                  <pic:spPr>
                    <a:xfrm>
                      <a:off x="0" y="0"/>
                      <a:ext cx="6547069" cy="8102347"/>
                    </a:xfrm>
                    <a:prstGeom prst="rect">
                      <a:avLst/>
                    </a:prstGeom>
                    <a:ln/>
                  </pic:spPr>
                </pic:pic>
              </a:graphicData>
            </a:graphic>
          </wp:inline>
        </w:drawing>
      </w:r>
    </w:p>
    <w:p w:rsidR="002F7A47" w:rsidRDefault="00554BA5">
      <w:pPr>
        <w:spacing w:line="240" w:lineRule="auto"/>
        <w:ind w:left="360"/>
        <w:rPr>
          <w:rFonts w:ascii="Times New Roman" w:eastAsia="Times New Roman" w:hAnsi="Times New Roman" w:cs="Times New Roman"/>
          <w:sz w:val="28"/>
          <w:szCs w:val="28"/>
        </w:rPr>
      </w:pPr>
      <w:r>
        <w:br w:type="page"/>
      </w:r>
    </w:p>
    <w:p w:rsidR="002F7A47" w:rsidRDefault="00554BA5">
      <w:pPr>
        <w:pStyle w:val="1"/>
        <w:ind w:left="360"/>
      </w:pPr>
      <w:bookmarkStart w:id="90" w:name="_Toc154103806"/>
      <w:r>
        <w:lastRenderedPageBreak/>
        <w:t>11.</w:t>
      </w:r>
      <w:r>
        <w:rPr>
          <w:sz w:val="14"/>
          <w:szCs w:val="14"/>
        </w:rPr>
        <w:t xml:space="preserve"> </w:t>
      </w:r>
      <w:r>
        <w:t>Особенности ЦОС, влияющие на элементную базу</w:t>
      </w:r>
      <w:bookmarkEnd w:id="90"/>
    </w:p>
    <w:p w:rsidR="002F7A47" w:rsidRDefault="002F7A47"/>
    <w:p w:rsidR="002F7A47" w:rsidRDefault="00554BA5">
      <w:r>
        <w:rPr>
          <w:noProof/>
          <w:lang w:val="ru-RU"/>
        </w:rPr>
        <w:drawing>
          <wp:inline distT="114300" distB="114300" distL="114300" distR="114300" wp14:anchorId="2A7EE3D2" wp14:editId="60F6C3A8">
            <wp:extent cx="6493238" cy="6057589"/>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7"/>
                    <a:srcRect/>
                    <a:stretch>
                      <a:fillRect/>
                    </a:stretch>
                  </pic:blipFill>
                  <pic:spPr>
                    <a:xfrm>
                      <a:off x="0" y="0"/>
                      <a:ext cx="6493238" cy="6057589"/>
                    </a:xfrm>
                    <a:prstGeom prst="rect">
                      <a:avLst/>
                    </a:prstGeom>
                    <a:ln/>
                  </pic:spPr>
                </pic:pic>
              </a:graphicData>
            </a:graphic>
          </wp:inline>
        </w:drawing>
      </w:r>
    </w:p>
    <w:p w:rsidR="002F7A47" w:rsidRDefault="00554BA5">
      <w:pPr>
        <w:spacing w:line="240" w:lineRule="auto"/>
        <w:ind w:left="360"/>
        <w:rPr>
          <w:rFonts w:ascii="Times New Roman" w:eastAsia="Times New Roman" w:hAnsi="Times New Roman" w:cs="Times New Roman"/>
          <w:sz w:val="28"/>
          <w:szCs w:val="28"/>
        </w:rPr>
      </w:pPr>
      <w:r>
        <w:br w:type="page"/>
      </w:r>
    </w:p>
    <w:p w:rsidR="002F7A47" w:rsidRDefault="00554BA5">
      <w:pPr>
        <w:pStyle w:val="1"/>
      </w:pPr>
      <w:bookmarkStart w:id="91" w:name="_Toc154103807"/>
      <w:r>
        <w:lastRenderedPageBreak/>
        <w:t>12. Периодограмма</w:t>
      </w:r>
      <w:bookmarkEnd w:id="91"/>
    </w:p>
    <w:p w:rsidR="002F7A47" w:rsidRDefault="00554BA5">
      <w:r>
        <w:rPr>
          <w:noProof/>
          <w:lang w:val="ru-RU"/>
        </w:rPr>
        <w:drawing>
          <wp:inline distT="114300" distB="114300" distL="114300" distR="114300" wp14:anchorId="75BCF219" wp14:editId="6CA0A2C3">
            <wp:extent cx="6917581" cy="6372560"/>
            <wp:effectExtent l="0" t="0" r="0" b="0"/>
            <wp:docPr id="4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28"/>
                    <a:srcRect/>
                    <a:stretch>
                      <a:fillRect/>
                    </a:stretch>
                  </pic:blipFill>
                  <pic:spPr>
                    <a:xfrm>
                      <a:off x="0" y="0"/>
                      <a:ext cx="6917581" cy="6372560"/>
                    </a:xfrm>
                    <a:prstGeom prst="rect">
                      <a:avLst/>
                    </a:prstGeom>
                    <a:ln/>
                  </pic:spPr>
                </pic:pic>
              </a:graphicData>
            </a:graphic>
          </wp:inline>
        </w:drawing>
      </w:r>
    </w:p>
    <w:p w:rsidR="002F7A47" w:rsidRDefault="00554BA5">
      <w:pPr>
        <w:spacing w:line="240" w:lineRule="auto"/>
        <w:ind w:left="360"/>
        <w:rPr>
          <w:rFonts w:ascii="Times New Roman" w:eastAsia="Times New Roman" w:hAnsi="Times New Roman" w:cs="Times New Roman"/>
          <w:sz w:val="28"/>
          <w:szCs w:val="28"/>
        </w:rPr>
      </w:pPr>
      <w:r>
        <w:br w:type="page"/>
      </w:r>
    </w:p>
    <w:p w:rsidR="002F7A47" w:rsidRDefault="00554BA5">
      <w:pPr>
        <w:pStyle w:val="1"/>
        <w:ind w:left="360"/>
      </w:pPr>
      <w:bookmarkStart w:id="92" w:name="_Toc154103808"/>
      <w:r>
        <w:lastRenderedPageBreak/>
        <w:t>13.</w:t>
      </w:r>
      <w:r>
        <w:rPr>
          <w:sz w:val="14"/>
          <w:szCs w:val="14"/>
        </w:rPr>
        <w:t xml:space="preserve"> </w:t>
      </w:r>
      <w:r>
        <w:t>Понятие «сигнал». Основные типы сигналов</w:t>
      </w:r>
      <w:bookmarkEnd w:id="92"/>
    </w:p>
    <w:p w:rsidR="002F7A47" w:rsidRDefault="002F7A47"/>
    <w:p w:rsidR="002F7A47" w:rsidRDefault="00554BA5">
      <w:r>
        <w:rPr>
          <w:noProof/>
          <w:lang w:val="ru-RU"/>
        </w:rPr>
        <w:drawing>
          <wp:inline distT="114300" distB="114300" distL="114300" distR="114300" wp14:anchorId="69911271" wp14:editId="7D7D5FC6">
            <wp:extent cx="6816585" cy="6692647"/>
            <wp:effectExtent l="0" t="0" r="0" b="0"/>
            <wp:docPr id="82"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129"/>
                    <a:srcRect/>
                    <a:stretch>
                      <a:fillRect/>
                    </a:stretch>
                  </pic:blipFill>
                  <pic:spPr>
                    <a:xfrm>
                      <a:off x="0" y="0"/>
                      <a:ext cx="6816585" cy="6692647"/>
                    </a:xfrm>
                    <a:prstGeom prst="rect">
                      <a:avLst/>
                    </a:prstGeom>
                    <a:ln/>
                  </pic:spPr>
                </pic:pic>
              </a:graphicData>
            </a:graphic>
          </wp:inline>
        </w:drawing>
      </w:r>
    </w:p>
    <w:p w:rsidR="002F7A47" w:rsidRDefault="00554BA5">
      <w:pPr>
        <w:spacing w:line="240" w:lineRule="auto"/>
        <w:ind w:left="360"/>
        <w:rPr>
          <w:rFonts w:ascii="Times New Roman" w:eastAsia="Times New Roman" w:hAnsi="Times New Roman" w:cs="Times New Roman"/>
          <w:sz w:val="28"/>
          <w:szCs w:val="28"/>
        </w:rPr>
      </w:pPr>
      <w:r>
        <w:br w:type="page"/>
      </w:r>
    </w:p>
    <w:p w:rsidR="002F7A47" w:rsidRDefault="00554BA5">
      <w:pPr>
        <w:pStyle w:val="1"/>
        <w:ind w:left="360"/>
      </w:pPr>
      <w:bookmarkStart w:id="93" w:name="_Toc154103809"/>
      <w:r>
        <w:lastRenderedPageBreak/>
        <w:t>14.</w:t>
      </w:r>
      <w:r>
        <w:rPr>
          <w:sz w:val="14"/>
          <w:szCs w:val="14"/>
        </w:rPr>
        <w:t xml:space="preserve"> </w:t>
      </w:r>
      <w:r>
        <w:t xml:space="preserve">Преобразование </w:t>
      </w:r>
      <w:proofErr w:type="spellStart"/>
      <w:r>
        <w:t>Уолша</w:t>
      </w:r>
      <w:proofErr w:type="spellEnd"/>
      <w:r>
        <w:t>-Адамара, основные свойства.</w:t>
      </w:r>
      <w:bookmarkEnd w:id="93"/>
    </w:p>
    <w:p w:rsidR="002F7A47" w:rsidRDefault="002F7A47"/>
    <w:p w:rsidR="002F7A47" w:rsidRDefault="00554BA5">
      <w:r>
        <w:rPr>
          <w:noProof/>
          <w:lang w:val="ru-RU"/>
        </w:rPr>
        <w:drawing>
          <wp:inline distT="114300" distB="114300" distL="114300" distR="114300" wp14:anchorId="4DD03041" wp14:editId="46D81B3C">
            <wp:extent cx="6285600" cy="2540000"/>
            <wp:effectExtent l="0" t="0" r="0" b="0"/>
            <wp:docPr id="65"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130"/>
                    <a:srcRect/>
                    <a:stretch>
                      <a:fillRect/>
                    </a:stretch>
                  </pic:blipFill>
                  <pic:spPr>
                    <a:xfrm>
                      <a:off x="0" y="0"/>
                      <a:ext cx="6285600" cy="2540000"/>
                    </a:xfrm>
                    <a:prstGeom prst="rect">
                      <a:avLst/>
                    </a:prstGeom>
                    <a:ln/>
                  </pic:spPr>
                </pic:pic>
              </a:graphicData>
            </a:graphic>
          </wp:inline>
        </w:drawing>
      </w:r>
    </w:p>
    <w:p w:rsidR="002F7A47" w:rsidRDefault="00554BA5">
      <w:pPr>
        <w:spacing w:line="240" w:lineRule="auto"/>
        <w:ind w:left="360"/>
        <w:rPr>
          <w:rFonts w:ascii="Times New Roman" w:eastAsia="Times New Roman" w:hAnsi="Times New Roman" w:cs="Times New Roman"/>
          <w:sz w:val="28"/>
          <w:szCs w:val="28"/>
        </w:rPr>
      </w:pPr>
      <w:r>
        <w:br w:type="page"/>
      </w:r>
    </w:p>
    <w:p w:rsidR="002F7A47" w:rsidRDefault="00554BA5">
      <w:pPr>
        <w:pStyle w:val="1"/>
        <w:ind w:left="360"/>
      </w:pPr>
      <w:bookmarkStart w:id="94" w:name="_Toc154103810"/>
      <w:r>
        <w:lastRenderedPageBreak/>
        <w:t>15.</w:t>
      </w:r>
      <w:r>
        <w:rPr>
          <w:sz w:val="14"/>
          <w:szCs w:val="14"/>
        </w:rPr>
        <w:t xml:space="preserve"> </w:t>
      </w:r>
      <w:r>
        <w:t>Проблема выборки. Теорема Котельникова</w:t>
      </w:r>
      <w:bookmarkEnd w:id="94"/>
    </w:p>
    <w:p w:rsidR="002F7A47" w:rsidRDefault="002F7A47"/>
    <w:p w:rsidR="002F7A47" w:rsidRDefault="00554BA5">
      <w:r>
        <w:rPr>
          <w:noProof/>
          <w:lang w:val="ru-RU"/>
        </w:rPr>
        <w:drawing>
          <wp:inline distT="114300" distB="114300" distL="114300" distR="114300" wp14:anchorId="6B999CAB" wp14:editId="7F1C3E15">
            <wp:extent cx="6966613" cy="2501647"/>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1"/>
                    <a:srcRect/>
                    <a:stretch>
                      <a:fillRect/>
                    </a:stretch>
                  </pic:blipFill>
                  <pic:spPr>
                    <a:xfrm>
                      <a:off x="0" y="0"/>
                      <a:ext cx="6966613" cy="2501647"/>
                    </a:xfrm>
                    <a:prstGeom prst="rect">
                      <a:avLst/>
                    </a:prstGeom>
                    <a:ln/>
                  </pic:spPr>
                </pic:pic>
              </a:graphicData>
            </a:graphic>
          </wp:inline>
        </w:drawing>
      </w:r>
    </w:p>
    <w:p w:rsidR="002F7A47" w:rsidRDefault="00554BA5">
      <w:pPr>
        <w:spacing w:line="240" w:lineRule="auto"/>
        <w:ind w:left="360"/>
        <w:rPr>
          <w:rFonts w:ascii="Times New Roman" w:eastAsia="Times New Roman" w:hAnsi="Times New Roman" w:cs="Times New Roman"/>
          <w:sz w:val="28"/>
          <w:szCs w:val="28"/>
        </w:rPr>
      </w:pPr>
      <w:r>
        <w:br w:type="page"/>
      </w:r>
    </w:p>
    <w:p w:rsidR="002F7A47" w:rsidRDefault="00554BA5">
      <w:pPr>
        <w:pStyle w:val="1"/>
        <w:ind w:left="360"/>
      </w:pPr>
      <w:bookmarkStart w:id="95" w:name="_Toc154103811"/>
      <w:r>
        <w:lastRenderedPageBreak/>
        <w:t>16.</w:t>
      </w:r>
      <w:r>
        <w:rPr>
          <w:sz w:val="14"/>
          <w:szCs w:val="14"/>
        </w:rPr>
        <w:t xml:space="preserve"> </w:t>
      </w:r>
      <w:r>
        <w:t>Реальное время</w:t>
      </w:r>
      <w:bookmarkEnd w:id="95"/>
    </w:p>
    <w:p w:rsidR="002F7A47" w:rsidRDefault="002F7A47"/>
    <w:p w:rsidR="002F7A47" w:rsidRDefault="00554BA5">
      <w:r>
        <w:rPr>
          <w:rFonts w:ascii="Arial Unicode MS" w:eastAsia="Arial Unicode MS" w:hAnsi="Arial Unicode MS" w:cs="Arial Unicode MS"/>
        </w:rPr>
        <w:t xml:space="preserve">Пусть T – период дискретизации, </w:t>
      </w:r>
      <w:proofErr w:type="spellStart"/>
      <w:r>
        <w:rPr>
          <w:rFonts w:ascii="Arial Unicode MS" w:eastAsia="Arial Unicode MS" w:hAnsi="Arial Unicode MS" w:cs="Arial Unicode MS"/>
        </w:rPr>
        <w:t>ta</w:t>
      </w:r>
      <w:proofErr w:type="spellEnd"/>
      <w:r>
        <w:rPr>
          <w:rFonts w:ascii="Arial Unicode MS" w:eastAsia="Arial Unicode MS" w:hAnsi="Arial Unicode MS" w:cs="Arial Unicode MS"/>
        </w:rPr>
        <w:t xml:space="preserve"> – время выполнения алгоритма. Говорят, что система работает в реальном времени, если время выполнения </w:t>
      </w:r>
      <w:proofErr w:type="spellStart"/>
      <w:r>
        <w:rPr>
          <w:rFonts w:ascii="Arial Unicode MS" w:eastAsia="Arial Unicode MS" w:hAnsi="Arial Unicode MS" w:cs="Arial Unicode MS"/>
        </w:rPr>
        <w:t>ta</w:t>
      </w:r>
      <w:proofErr w:type="spellEnd"/>
      <w:r>
        <w:rPr>
          <w:rFonts w:ascii="Arial Unicode MS" w:eastAsia="Arial Unicode MS" w:hAnsi="Arial Unicode MS" w:cs="Arial Unicode MS"/>
        </w:rPr>
        <w:t xml:space="preserve"> не превышает периода дискретизации. Это означает, что остаётся некоторый запас времени, обычно называемый временем ожидания </w:t>
      </w:r>
      <w:proofErr w:type="spellStart"/>
      <w:r>
        <w:rPr>
          <w:rFonts w:ascii="Arial Unicode MS" w:eastAsia="Arial Unicode MS" w:hAnsi="Arial Unicode MS" w:cs="Arial Unicode MS"/>
        </w:rPr>
        <w:t>tож</w:t>
      </w:r>
      <w:proofErr w:type="spellEnd"/>
      <w:r>
        <w:rPr>
          <w:rFonts w:ascii="Arial Unicode MS" w:eastAsia="Arial Unicode MS" w:hAnsi="Arial Unicode MS" w:cs="Arial Unicode MS"/>
        </w:rPr>
        <w:t>. Найти время выполнения алгоритма можно, если знать время выполнения элементарной (</w:t>
      </w:r>
      <w:proofErr w:type="spellStart"/>
      <w:r>
        <w:rPr>
          <w:rFonts w:ascii="Arial Unicode MS" w:eastAsia="Arial Unicode MS" w:hAnsi="Arial Unicode MS" w:cs="Arial Unicode MS"/>
        </w:rPr>
        <w:t>одноцикловой</w:t>
      </w:r>
      <w:proofErr w:type="spellEnd"/>
      <w:r>
        <w:rPr>
          <w:rFonts w:ascii="Arial Unicode MS" w:eastAsia="Arial Unicode MS" w:hAnsi="Arial Unicode MS" w:cs="Arial Unicode MS"/>
        </w:rPr>
        <w:t xml:space="preserve">) команды </w:t>
      </w:r>
      <w:proofErr w:type="spellStart"/>
      <w:r>
        <w:rPr>
          <w:rFonts w:ascii="Arial Unicode MS" w:eastAsia="Arial Unicode MS" w:hAnsi="Arial Unicode MS" w:cs="Arial Unicode MS"/>
        </w:rPr>
        <w:t>t</w:t>
      </w:r>
      <w:proofErr w:type="gramStart"/>
      <w:r>
        <w:rPr>
          <w:rFonts w:ascii="Arial Unicode MS" w:eastAsia="Arial Unicode MS" w:hAnsi="Arial Unicode MS" w:cs="Arial Unicode MS"/>
        </w:rPr>
        <w:t>к</w:t>
      </w:r>
      <w:proofErr w:type="spellEnd"/>
      <w:r>
        <w:rPr>
          <w:rFonts w:ascii="Arial Unicode MS" w:eastAsia="Arial Unicode MS" w:hAnsi="Arial Unicode MS" w:cs="Arial Unicode MS"/>
        </w:rPr>
        <w:t xml:space="preserve"> ,</w:t>
      </w:r>
      <w:proofErr w:type="gramEnd"/>
      <w:r>
        <w:rPr>
          <w:rFonts w:ascii="Arial Unicode MS" w:eastAsia="Arial Unicode MS" w:hAnsi="Arial Unicode MS" w:cs="Arial Unicode MS"/>
        </w:rPr>
        <w:t xml:space="preserve"> называемое командным циклом, и количество командных циклов </w:t>
      </w:r>
      <w:proofErr w:type="spellStart"/>
      <w:r>
        <w:rPr>
          <w:rFonts w:ascii="Arial Unicode MS" w:eastAsia="Arial Unicode MS" w:hAnsi="Arial Unicode MS" w:cs="Arial Unicode MS"/>
        </w:rPr>
        <w:t>Na</w:t>
      </w:r>
      <w:proofErr w:type="spellEnd"/>
      <w:r>
        <w:rPr>
          <w:rFonts w:ascii="Arial Unicode MS" w:eastAsia="Arial Unicode MS" w:hAnsi="Arial Unicode MS" w:cs="Arial Unicode MS"/>
        </w:rPr>
        <w:t xml:space="preserve"> , необходимое для выполнения </w:t>
      </w:r>
      <w:proofErr w:type="spellStart"/>
      <w:r>
        <w:rPr>
          <w:rFonts w:ascii="Arial Unicode MS" w:eastAsia="Arial Unicode MS" w:hAnsi="Arial Unicode MS" w:cs="Arial Unicode MS"/>
        </w:rPr>
        <w:t>алгортима</w:t>
      </w:r>
      <w:proofErr w:type="spellEnd"/>
      <w:r>
        <w:rPr>
          <w:rFonts w:ascii="Arial Unicode MS" w:eastAsia="Arial Unicode MS" w:hAnsi="Arial Unicode MS" w:cs="Arial Unicode MS"/>
        </w:rPr>
        <w:t xml:space="preserve"> (это можно определить в процессе отладки). Тогда </w:t>
      </w:r>
      <w:proofErr w:type="spellStart"/>
      <w:r>
        <w:rPr>
          <w:rFonts w:ascii="Arial Unicode MS" w:eastAsia="Arial Unicode MS" w:hAnsi="Arial Unicode MS" w:cs="Arial Unicode MS"/>
        </w:rPr>
        <w:t>ta</w:t>
      </w:r>
      <w:proofErr w:type="spellEnd"/>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tk</w:t>
      </w:r>
      <w:proofErr w:type="spellEnd"/>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Na</w:t>
      </w:r>
      <w:proofErr w:type="spellEnd"/>
      <w:r>
        <w:rPr>
          <w:rFonts w:ascii="Arial Unicode MS" w:eastAsia="Arial Unicode MS" w:hAnsi="Arial Unicode MS" w:cs="Arial Unicode MS"/>
        </w:rPr>
        <w:t xml:space="preserve"> и </w:t>
      </w:r>
      <w:proofErr w:type="spellStart"/>
      <w:r>
        <w:rPr>
          <w:rFonts w:ascii="Arial Unicode MS" w:eastAsia="Arial Unicode MS" w:hAnsi="Arial Unicode MS" w:cs="Arial Unicode MS"/>
        </w:rPr>
        <w:t>tож</w:t>
      </w:r>
      <w:proofErr w:type="spellEnd"/>
      <w:r>
        <w:rPr>
          <w:rFonts w:ascii="Arial Unicode MS" w:eastAsia="Arial Unicode MS" w:hAnsi="Arial Unicode MS" w:cs="Arial Unicode MS"/>
        </w:rPr>
        <w:t xml:space="preserve"> = Т - </w:t>
      </w:r>
      <w:proofErr w:type="spellStart"/>
      <w:r>
        <w:rPr>
          <w:rFonts w:ascii="Arial Unicode MS" w:eastAsia="Arial Unicode MS" w:hAnsi="Arial Unicode MS" w:cs="Arial Unicode MS"/>
        </w:rPr>
        <w:t>ta</w:t>
      </w:r>
      <w:proofErr w:type="spellEnd"/>
    </w:p>
    <w:p w:rsidR="002F7A47" w:rsidRDefault="002F7A47"/>
    <w:p w:rsidR="002F7A47" w:rsidRDefault="00554BA5">
      <w:r>
        <w:rPr>
          <w:noProof/>
          <w:lang w:val="ru-RU"/>
        </w:rPr>
        <w:drawing>
          <wp:inline distT="114300" distB="114300" distL="114300" distR="114300" wp14:anchorId="7986B678" wp14:editId="401309C3">
            <wp:extent cx="6948546" cy="1347597"/>
            <wp:effectExtent l="0" t="0" r="0" b="0"/>
            <wp:docPr id="77"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132"/>
                    <a:srcRect/>
                    <a:stretch>
                      <a:fillRect/>
                    </a:stretch>
                  </pic:blipFill>
                  <pic:spPr>
                    <a:xfrm>
                      <a:off x="0" y="0"/>
                      <a:ext cx="6948546" cy="1347597"/>
                    </a:xfrm>
                    <a:prstGeom prst="rect">
                      <a:avLst/>
                    </a:prstGeom>
                    <a:ln/>
                  </pic:spPr>
                </pic:pic>
              </a:graphicData>
            </a:graphic>
          </wp:inline>
        </w:drawing>
      </w:r>
    </w:p>
    <w:p w:rsidR="002F7A47" w:rsidRDefault="00554BA5">
      <w:pPr>
        <w:spacing w:line="240" w:lineRule="auto"/>
        <w:ind w:left="360"/>
        <w:rPr>
          <w:rFonts w:ascii="Times New Roman" w:eastAsia="Times New Roman" w:hAnsi="Times New Roman" w:cs="Times New Roman"/>
          <w:sz w:val="28"/>
          <w:szCs w:val="28"/>
        </w:rPr>
      </w:pPr>
      <w:r>
        <w:br w:type="page"/>
      </w:r>
    </w:p>
    <w:p w:rsidR="002F7A47" w:rsidRDefault="00554BA5">
      <w:pPr>
        <w:pStyle w:val="1"/>
        <w:ind w:left="360"/>
      </w:pPr>
      <w:bookmarkStart w:id="96" w:name="_Toc154103812"/>
      <w:r>
        <w:lastRenderedPageBreak/>
        <w:t>17.</w:t>
      </w:r>
      <w:r>
        <w:rPr>
          <w:sz w:val="14"/>
          <w:szCs w:val="14"/>
        </w:rPr>
        <w:t xml:space="preserve"> </w:t>
      </w:r>
      <w:r>
        <w:t xml:space="preserve">Системы функций </w:t>
      </w:r>
      <w:proofErr w:type="spellStart"/>
      <w:r>
        <w:t>Радемахера</w:t>
      </w:r>
      <w:proofErr w:type="spellEnd"/>
      <w:r>
        <w:t xml:space="preserve">, </w:t>
      </w:r>
      <w:proofErr w:type="spellStart"/>
      <w:r>
        <w:t>Уолша</w:t>
      </w:r>
      <w:proofErr w:type="spellEnd"/>
      <w:r>
        <w:t>.</w:t>
      </w:r>
      <w:bookmarkEnd w:id="96"/>
    </w:p>
    <w:p w:rsidR="002F7A47" w:rsidRDefault="00554BA5">
      <w:r>
        <w:rPr>
          <w:noProof/>
          <w:lang w:val="ru-RU"/>
        </w:rPr>
        <w:drawing>
          <wp:inline distT="114300" distB="114300" distL="114300" distR="114300" wp14:anchorId="356A5488" wp14:editId="4B39C550">
            <wp:extent cx="5934075" cy="7429500"/>
            <wp:effectExtent l="0" t="0" r="0" b="0"/>
            <wp:docPr id="68"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133"/>
                    <a:srcRect/>
                    <a:stretch>
                      <a:fillRect/>
                    </a:stretch>
                  </pic:blipFill>
                  <pic:spPr>
                    <a:xfrm>
                      <a:off x="0" y="0"/>
                      <a:ext cx="5934075" cy="7429500"/>
                    </a:xfrm>
                    <a:prstGeom prst="rect">
                      <a:avLst/>
                    </a:prstGeom>
                    <a:ln/>
                  </pic:spPr>
                </pic:pic>
              </a:graphicData>
            </a:graphic>
          </wp:inline>
        </w:drawing>
      </w:r>
    </w:p>
    <w:p w:rsidR="002F7A47" w:rsidRDefault="00554BA5">
      <w:pPr>
        <w:spacing w:line="240" w:lineRule="auto"/>
        <w:ind w:left="360"/>
        <w:rPr>
          <w:rFonts w:ascii="Times New Roman" w:eastAsia="Times New Roman" w:hAnsi="Times New Roman" w:cs="Times New Roman"/>
          <w:sz w:val="28"/>
          <w:szCs w:val="28"/>
        </w:rPr>
      </w:pPr>
      <w:r>
        <w:br w:type="page"/>
      </w:r>
    </w:p>
    <w:p w:rsidR="002F7A47" w:rsidRDefault="00554BA5">
      <w:pPr>
        <w:pStyle w:val="1"/>
        <w:ind w:left="360"/>
      </w:pPr>
      <w:bookmarkStart w:id="97" w:name="_Toc154103813"/>
      <w:r>
        <w:lastRenderedPageBreak/>
        <w:t>18.</w:t>
      </w:r>
      <w:r>
        <w:rPr>
          <w:sz w:val="14"/>
          <w:szCs w:val="14"/>
        </w:rPr>
        <w:t xml:space="preserve"> </w:t>
      </w:r>
      <w:r>
        <w:t>Спектральная плотность мощности</w:t>
      </w:r>
      <w:bookmarkEnd w:id="97"/>
    </w:p>
    <w:p w:rsidR="002F7A47" w:rsidRDefault="002F7A47"/>
    <w:p w:rsidR="002F7A47" w:rsidRDefault="00554BA5">
      <w:r>
        <w:rPr>
          <w:noProof/>
          <w:lang w:val="ru-RU"/>
        </w:rPr>
        <w:drawing>
          <wp:inline distT="114300" distB="114300" distL="114300" distR="114300" wp14:anchorId="02537B16" wp14:editId="57A5B97B">
            <wp:extent cx="6845663" cy="7001246"/>
            <wp:effectExtent l="0" t="0" r="0" b="0"/>
            <wp:docPr id="67"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34"/>
                    <a:srcRect/>
                    <a:stretch>
                      <a:fillRect/>
                    </a:stretch>
                  </pic:blipFill>
                  <pic:spPr>
                    <a:xfrm>
                      <a:off x="0" y="0"/>
                      <a:ext cx="6845663" cy="7001246"/>
                    </a:xfrm>
                    <a:prstGeom prst="rect">
                      <a:avLst/>
                    </a:prstGeom>
                    <a:ln/>
                  </pic:spPr>
                </pic:pic>
              </a:graphicData>
            </a:graphic>
          </wp:inline>
        </w:drawing>
      </w:r>
    </w:p>
    <w:p w:rsidR="002F7A47" w:rsidRDefault="00554BA5">
      <w:pPr>
        <w:spacing w:line="240" w:lineRule="auto"/>
        <w:ind w:left="360"/>
        <w:rPr>
          <w:rFonts w:ascii="Times New Roman" w:eastAsia="Times New Roman" w:hAnsi="Times New Roman" w:cs="Times New Roman"/>
          <w:sz w:val="28"/>
          <w:szCs w:val="28"/>
        </w:rPr>
      </w:pPr>
      <w:r>
        <w:br w:type="page"/>
      </w:r>
    </w:p>
    <w:p w:rsidR="002F7A47" w:rsidRDefault="00554BA5">
      <w:pPr>
        <w:pStyle w:val="1"/>
        <w:ind w:left="360"/>
      </w:pPr>
      <w:bookmarkStart w:id="98" w:name="_Toc154103814"/>
      <w:r>
        <w:lastRenderedPageBreak/>
        <w:t>19.</w:t>
      </w:r>
      <w:r>
        <w:rPr>
          <w:sz w:val="14"/>
          <w:szCs w:val="14"/>
        </w:rPr>
        <w:t xml:space="preserve"> </w:t>
      </w:r>
      <w:r>
        <w:t>Спектральная плотность энергии</w:t>
      </w:r>
      <w:bookmarkEnd w:id="98"/>
    </w:p>
    <w:p w:rsidR="002F7A47" w:rsidRDefault="002F7A47"/>
    <w:p w:rsidR="002F7A47" w:rsidRDefault="00554BA5">
      <w:r>
        <w:rPr>
          <w:noProof/>
          <w:lang w:val="ru-RU"/>
        </w:rPr>
        <w:drawing>
          <wp:inline distT="114300" distB="114300" distL="114300" distR="114300" wp14:anchorId="0BC99043" wp14:editId="4EB00606">
            <wp:extent cx="6285600" cy="6426200"/>
            <wp:effectExtent l="0" t="0" r="0" b="0"/>
            <wp:docPr id="2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5"/>
                    <a:srcRect/>
                    <a:stretch>
                      <a:fillRect/>
                    </a:stretch>
                  </pic:blipFill>
                  <pic:spPr>
                    <a:xfrm>
                      <a:off x="0" y="0"/>
                      <a:ext cx="6285600" cy="6426200"/>
                    </a:xfrm>
                    <a:prstGeom prst="rect">
                      <a:avLst/>
                    </a:prstGeom>
                    <a:ln/>
                  </pic:spPr>
                </pic:pic>
              </a:graphicData>
            </a:graphic>
          </wp:inline>
        </w:drawing>
      </w:r>
    </w:p>
    <w:p w:rsidR="002F7A47" w:rsidRDefault="00554BA5">
      <w:pPr>
        <w:spacing w:line="240" w:lineRule="auto"/>
        <w:ind w:left="360"/>
        <w:rPr>
          <w:rFonts w:ascii="Times New Roman" w:eastAsia="Times New Roman" w:hAnsi="Times New Roman" w:cs="Times New Roman"/>
          <w:sz w:val="28"/>
          <w:szCs w:val="28"/>
        </w:rPr>
      </w:pPr>
      <w:r>
        <w:br w:type="page"/>
      </w:r>
    </w:p>
    <w:p w:rsidR="002F7A47" w:rsidRDefault="00554BA5">
      <w:pPr>
        <w:pStyle w:val="1"/>
        <w:ind w:left="360"/>
      </w:pPr>
      <w:bookmarkStart w:id="99" w:name="_Toc154103815"/>
      <w:r>
        <w:lastRenderedPageBreak/>
        <w:t>20.</w:t>
      </w:r>
      <w:r>
        <w:rPr>
          <w:sz w:val="14"/>
          <w:szCs w:val="14"/>
        </w:rPr>
        <w:t xml:space="preserve"> </w:t>
      </w:r>
      <w:r>
        <w:t>Способы реализации алгоритмов ЦОС: достоинства и недостатки</w:t>
      </w:r>
      <w:bookmarkEnd w:id="99"/>
    </w:p>
    <w:p w:rsidR="002F7A47" w:rsidRDefault="002F7A47"/>
    <w:p w:rsidR="002F7A47" w:rsidRDefault="00554BA5">
      <w:pPr>
        <w:rPr>
          <w:rFonts w:ascii="Times New Roman" w:eastAsia="Times New Roman" w:hAnsi="Times New Roman" w:cs="Times New Roman"/>
          <w:sz w:val="28"/>
          <w:szCs w:val="28"/>
        </w:rPr>
      </w:pPr>
      <w:r>
        <w:rPr>
          <w:noProof/>
          <w:lang w:val="ru-RU"/>
        </w:rPr>
        <w:drawing>
          <wp:inline distT="114300" distB="114300" distL="114300" distR="114300" wp14:anchorId="51E3EA0C" wp14:editId="2F96AE58">
            <wp:extent cx="6874238" cy="8262775"/>
            <wp:effectExtent l="0" t="0" r="0" b="0"/>
            <wp:docPr id="1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36"/>
                    <a:srcRect/>
                    <a:stretch>
                      <a:fillRect/>
                    </a:stretch>
                  </pic:blipFill>
                  <pic:spPr>
                    <a:xfrm>
                      <a:off x="0" y="0"/>
                      <a:ext cx="6874238" cy="8262775"/>
                    </a:xfrm>
                    <a:prstGeom prst="rect">
                      <a:avLst/>
                    </a:prstGeom>
                    <a:ln/>
                  </pic:spPr>
                </pic:pic>
              </a:graphicData>
            </a:graphic>
          </wp:inline>
        </w:drawing>
      </w:r>
      <w:r>
        <w:br w:type="page"/>
      </w:r>
    </w:p>
    <w:p w:rsidR="002F7A47" w:rsidRDefault="00554BA5">
      <w:pPr>
        <w:pStyle w:val="1"/>
        <w:ind w:left="360"/>
      </w:pPr>
      <w:bookmarkStart w:id="100" w:name="_Toc154103816"/>
      <w:r>
        <w:lastRenderedPageBreak/>
        <w:t>21.</w:t>
      </w:r>
      <w:r>
        <w:rPr>
          <w:sz w:val="14"/>
          <w:szCs w:val="14"/>
        </w:rPr>
        <w:t xml:space="preserve"> </w:t>
      </w:r>
      <w:r>
        <w:t>Структура бабочек БПФ по основанию 2.</w:t>
      </w:r>
      <w:bookmarkEnd w:id="100"/>
    </w:p>
    <w:p w:rsidR="002F7A47" w:rsidRDefault="002F7A47"/>
    <w:p w:rsidR="002F7A47" w:rsidRDefault="00554BA5">
      <w:r>
        <w:rPr>
          <w:noProof/>
          <w:lang w:val="ru-RU"/>
        </w:rPr>
        <w:drawing>
          <wp:inline distT="114300" distB="114300" distL="114300" distR="114300" wp14:anchorId="42AB3398" wp14:editId="3CE72EF4">
            <wp:extent cx="6985992" cy="5673472"/>
            <wp:effectExtent l="0" t="0" r="0" b="0"/>
            <wp:docPr id="84"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137"/>
                    <a:srcRect/>
                    <a:stretch>
                      <a:fillRect/>
                    </a:stretch>
                  </pic:blipFill>
                  <pic:spPr>
                    <a:xfrm>
                      <a:off x="0" y="0"/>
                      <a:ext cx="6985992" cy="5673472"/>
                    </a:xfrm>
                    <a:prstGeom prst="rect">
                      <a:avLst/>
                    </a:prstGeom>
                    <a:ln/>
                  </pic:spPr>
                </pic:pic>
              </a:graphicData>
            </a:graphic>
          </wp:inline>
        </w:drawing>
      </w:r>
    </w:p>
    <w:p w:rsidR="002F7A47" w:rsidRDefault="00554BA5">
      <w:pPr>
        <w:spacing w:line="240" w:lineRule="auto"/>
        <w:ind w:left="360"/>
        <w:rPr>
          <w:rFonts w:ascii="Times New Roman" w:eastAsia="Times New Roman" w:hAnsi="Times New Roman" w:cs="Times New Roman"/>
          <w:sz w:val="28"/>
          <w:szCs w:val="28"/>
        </w:rPr>
      </w:pPr>
      <w:r>
        <w:br w:type="page"/>
      </w:r>
    </w:p>
    <w:p w:rsidR="002F7A47" w:rsidRDefault="00554BA5">
      <w:pPr>
        <w:pStyle w:val="1"/>
        <w:ind w:left="360"/>
      </w:pPr>
      <w:bookmarkStart w:id="101" w:name="_Toc154103817"/>
      <w:r>
        <w:lastRenderedPageBreak/>
        <w:t>22.</w:t>
      </w:r>
      <w:r>
        <w:rPr>
          <w:sz w:val="14"/>
          <w:szCs w:val="14"/>
        </w:rPr>
        <w:t xml:space="preserve"> </w:t>
      </w:r>
      <w:r>
        <w:t>Теорема свертки. Теорема корреляции</w:t>
      </w:r>
      <w:bookmarkEnd w:id="101"/>
    </w:p>
    <w:p w:rsidR="002F7A47" w:rsidRDefault="002F7A47"/>
    <w:p w:rsidR="002F7A47" w:rsidRDefault="00554BA5">
      <w:r>
        <w:rPr>
          <w:noProof/>
          <w:lang w:val="ru-RU"/>
        </w:rPr>
        <w:drawing>
          <wp:inline distT="114300" distB="114300" distL="114300" distR="114300" wp14:anchorId="0C010D3A" wp14:editId="1F652198">
            <wp:extent cx="7080426" cy="5321047"/>
            <wp:effectExtent l="0" t="0" r="0" b="0"/>
            <wp:docPr id="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8"/>
                    <a:srcRect/>
                    <a:stretch>
                      <a:fillRect/>
                    </a:stretch>
                  </pic:blipFill>
                  <pic:spPr>
                    <a:xfrm>
                      <a:off x="0" y="0"/>
                      <a:ext cx="7080426" cy="5321047"/>
                    </a:xfrm>
                    <a:prstGeom prst="rect">
                      <a:avLst/>
                    </a:prstGeom>
                    <a:ln/>
                  </pic:spPr>
                </pic:pic>
              </a:graphicData>
            </a:graphic>
          </wp:inline>
        </w:drawing>
      </w:r>
    </w:p>
    <w:p w:rsidR="002F7A47" w:rsidRDefault="00554BA5">
      <w:pPr>
        <w:spacing w:line="240" w:lineRule="auto"/>
        <w:ind w:left="360"/>
        <w:rPr>
          <w:rFonts w:ascii="Times New Roman" w:eastAsia="Times New Roman" w:hAnsi="Times New Roman" w:cs="Times New Roman"/>
          <w:sz w:val="28"/>
          <w:szCs w:val="28"/>
        </w:rPr>
      </w:pPr>
      <w:r>
        <w:br w:type="page"/>
      </w:r>
    </w:p>
    <w:p w:rsidR="002F7A47" w:rsidRDefault="00554BA5">
      <w:pPr>
        <w:pStyle w:val="1"/>
        <w:ind w:left="360"/>
      </w:pPr>
      <w:bookmarkStart w:id="102" w:name="_Toc154103818"/>
      <w:r>
        <w:lastRenderedPageBreak/>
        <w:t>23.</w:t>
      </w:r>
      <w:r>
        <w:rPr>
          <w:sz w:val="14"/>
          <w:szCs w:val="14"/>
        </w:rPr>
        <w:t xml:space="preserve"> </w:t>
      </w:r>
      <w:r>
        <w:t>Типы цифровых фильтров: КИХ- и БИХ-фильтры.</w:t>
      </w:r>
      <w:bookmarkEnd w:id="102"/>
    </w:p>
    <w:p w:rsidR="002F7A47" w:rsidRDefault="002F7A47"/>
    <w:p w:rsidR="002F7A47" w:rsidRDefault="00554BA5">
      <w:r>
        <w:rPr>
          <w:noProof/>
          <w:lang w:val="ru-RU"/>
        </w:rPr>
        <w:drawing>
          <wp:inline distT="114300" distB="114300" distL="114300" distR="114300" wp14:anchorId="05C68E8D" wp14:editId="2D5771E5">
            <wp:extent cx="6927644" cy="6549772"/>
            <wp:effectExtent l="0" t="0" r="0" b="0"/>
            <wp:docPr id="76"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139"/>
                    <a:srcRect/>
                    <a:stretch>
                      <a:fillRect/>
                    </a:stretch>
                  </pic:blipFill>
                  <pic:spPr>
                    <a:xfrm>
                      <a:off x="0" y="0"/>
                      <a:ext cx="6927644" cy="6549772"/>
                    </a:xfrm>
                    <a:prstGeom prst="rect">
                      <a:avLst/>
                    </a:prstGeom>
                    <a:ln/>
                  </pic:spPr>
                </pic:pic>
              </a:graphicData>
            </a:graphic>
          </wp:inline>
        </w:drawing>
      </w:r>
    </w:p>
    <w:p w:rsidR="002F7A47" w:rsidRDefault="00554BA5">
      <w:pPr>
        <w:spacing w:line="240" w:lineRule="auto"/>
        <w:ind w:left="360"/>
        <w:rPr>
          <w:rFonts w:ascii="Times New Roman" w:eastAsia="Times New Roman" w:hAnsi="Times New Roman" w:cs="Times New Roman"/>
          <w:sz w:val="28"/>
          <w:szCs w:val="28"/>
        </w:rPr>
      </w:pPr>
      <w:r>
        <w:br w:type="page"/>
      </w:r>
    </w:p>
    <w:p w:rsidR="002F7A47" w:rsidRDefault="00554BA5">
      <w:pPr>
        <w:pStyle w:val="1"/>
        <w:ind w:left="360"/>
      </w:pPr>
      <w:bookmarkStart w:id="103" w:name="_Toc154103819"/>
      <w:r>
        <w:lastRenderedPageBreak/>
        <w:t>24.</w:t>
      </w:r>
      <w:r>
        <w:rPr>
          <w:sz w:val="14"/>
          <w:szCs w:val="14"/>
        </w:rPr>
        <w:t xml:space="preserve"> </w:t>
      </w:r>
      <w:r>
        <w:t>Упрощенная блок-схема цифрового фильтра</w:t>
      </w:r>
      <w:bookmarkEnd w:id="103"/>
    </w:p>
    <w:p w:rsidR="002F7A47" w:rsidRDefault="002F7A47"/>
    <w:p w:rsidR="002F7A47" w:rsidRDefault="00554BA5">
      <w:r>
        <w:rPr>
          <w:noProof/>
          <w:lang w:val="ru-RU"/>
        </w:rPr>
        <w:drawing>
          <wp:inline distT="114300" distB="114300" distL="114300" distR="114300" wp14:anchorId="0EB91A4A" wp14:editId="6E322FEB">
            <wp:extent cx="6843385" cy="2415922"/>
            <wp:effectExtent l="0" t="0" r="0" b="0"/>
            <wp:docPr id="73"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140"/>
                    <a:srcRect/>
                    <a:stretch>
                      <a:fillRect/>
                    </a:stretch>
                  </pic:blipFill>
                  <pic:spPr>
                    <a:xfrm>
                      <a:off x="0" y="0"/>
                      <a:ext cx="6843385" cy="2415922"/>
                    </a:xfrm>
                    <a:prstGeom prst="rect">
                      <a:avLst/>
                    </a:prstGeom>
                    <a:ln/>
                  </pic:spPr>
                </pic:pic>
              </a:graphicData>
            </a:graphic>
          </wp:inline>
        </w:drawing>
      </w:r>
    </w:p>
    <w:p w:rsidR="002F7A47" w:rsidRDefault="00554BA5">
      <w:pPr>
        <w:spacing w:line="240" w:lineRule="auto"/>
        <w:ind w:left="360"/>
        <w:rPr>
          <w:rFonts w:ascii="Times New Roman" w:eastAsia="Times New Roman" w:hAnsi="Times New Roman" w:cs="Times New Roman"/>
          <w:sz w:val="28"/>
          <w:szCs w:val="28"/>
        </w:rPr>
      </w:pPr>
      <w:r>
        <w:br w:type="page"/>
      </w:r>
    </w:p>
    <w:p w:rsidR="002F7A47" w:rsidRDefault="00554BA5">
      <w:pPr>
        <w:pStyle w:val="1"/>
        <w:ind w:left="360"/>
      </w:pPr>
      <w:bookmarkStart w:id="104" w:name="_Toc154103820"/>
      <w:r>
        <w:lastRenderedPageBreak/>
        <w:t>25.</w:t>
      </w:r>
      <w:r>
        <w:rPr>
          <w:sz w:val="14"/>
          <w:szCs w:val="14"/>
        </w:rPr>
        <w:t xml:space="preserve"> </w:t>
      </w:r>
      <w:r>
        <w:t>Цифровая фильтрация. Блок-схема фильтра</w:t>
      </w:r>
      <w:bookmarkEnd w:id="104"/>
    </w:p>
    <w:p w:rsidR="002F7A47" w:rsidRDefault="002F7A47">
      <w:bookmarkStart w:id="105" w:name="_GoBack"/>
      <w:bookmarkEnd w:id="105"/>
    </w:p>
    <w:p w:rsidR="002F7A47" w:rsidRDefault="00554BA5">
      <w:r>
        <w:rPr>
          <w:noProof/>
          <w:lang w:val="ru-RU"/>
        </w:rPr>
        <w:drawing>
          <wp:inline distT="114300" distB="114300" distL="114300" distR="114300" wp14:anchorId="16653C91" wp14:editId="44D13342">
            <wp:extent cx="6800902" cy="4740022"/>
            <wp:effectExtent l="0" t="0" r="0" b="0"/>
            <wp:docPr id="2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41"/>
                    <a:srcRect/>
                    <a:stretch>
                      <a:fillRect/>
                    </a:stretch>
                  </pic:blipFill>
                  <pic:spPr>
                    <a:xfrm>
                      <a:off x="0" y="0"/>
                      <a:ext cx="6800902" cy="4740022"/>
                    </a:xfrm>
                    <a:prstGeom prst="rect">
                      <a:avLst/>
                    </a:prstGeom>
                    <a:ln/>
                  </pic:spPr>
                </pic:pic>
              </a:graphicData>
            </a:graphic>
          </wp:inline>
        </w:drawing>
      </w:r>
    </w:p>
    <w:p w:rsidR="002F7A47" w:rsidRDefault="00554BA5">
      <w:pPr>
        <w:spacing w:line="240" w:lineRule="auto"/>
        <w:ind w:left="360"/>
        <w:rPr>
          <w:rFonts w:ascii="Times New Roman" w:eastAsia="Times New Roman" w:hAnsi="Times New Roman" w:cs="Times New Roman"/>
          <w:sz w:val="28"/>
          <w:szCs w:val="28"/>
        </w:rPr>
      </w:pPr>
      <w:r>
        <w:br w:type="page"/>
      </w:r>
    </w:p>
    <w:p w:rsidR="002F7A47" w:rsidRDefault="00554BA5">
      <w:pPr>
        <w:pStyle w:val="1"/>
        <w:ind w:left="360"/>
      </w:pPr>
      <w:bookmarkStart w:id="106" w:name="_Toc154103821"/>
      <w:r>
        <w:lastRenderedPageBreak/>
        <w:t>26.</w:t>
      </w:r>
      <w:r>
        <w:rPr>
          <w:sz w:val="14"/>
          <w:szCs w:val="14"/>
        </w:rPr>
        <w:t xml:space="preserve"> </w:t>
      </w:r>
      <w:r>
        <w:t>Цифровой спектральный анализ. Принципы оценки спектра</w:t>
      </w:r>
      <w:bookmarkEnd w:id="106"/>
    </w:p>
    <w:p w:rsidR="002F7A47" w:rsidRDefault="00554BA5">
      <w:pPr>
        <w:spacing w:line="240" w:lineRule="auto"/>
      </w:pPr>
      <w:r>
        <w:rPr>
          <w:noProof/>
          <w:lang w:val="ru-RU"/>
        </w:rPr>
        <w:drawing>
          <wp:inline distT="114300" distB="114300" distL="114300" distR="114300">
            <wp:extent cx="6833891" cy="3095960"/>
            <wp:effectExtent l="0" t="0" r="0" b="0"/>
            <wp:docPr id="74"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142"/>
                    <a:srcRect/>
                    <a:stretch>
                      <a:fillRect/>
                    </a:stretch>
                  </pic:blipFill>
                  <pic:spPr>
                    <a:xfrm>
                      <a:off x="0" y="0"/>
                      <a:ext cx="6833891" cy="3095960"/>
                    </a:xfrm>
                    <a:prstGeom prst="rect">
                      <a:avLst/>
                    </a:prstGeom>
                    <a:ln/>
                  </pic:spPr>
                </pic:pic>
              </a:graphicData>
            </a:graphic>
          </wp:inline>
        </w:drawing>
      </w:r>
    </w:p>
    <w:sectPr w:rsidR="002F7A47">
      <w:pgSz w:w="11909" w:h="16834"/>
      <w:pgMar w:top="1440" w:right="1440" w:bottom="144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Roboto">
    <w:panose1 w:val="02000000000000000000"/>
    <w:charset w:val="CC"/>
    <w:family w:val="auto"/>
    <w:pitch w:val="variable"/>
    <w:sig w:usb0="E0000AFF" w:usb1="5000217F" w:usb2="00000021" w:usb3="00000000" w:csb0="0000019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09F" w:csb1="00000000"/>
  </w:font>
  <w:font w:name="Arial Unicode MS">
    <w:altName w:val="Arial"/>
    <w:panose1 w:val="020B0604020202020204"/>
    <w:charset w:val="00"/>
    <w:family w:val="auto"/>
    <w:pitch w:val="default"/>
  </w:font>
  <w:font w:name="Montserrat">
    <w:charset w:val="00"/>
    <w:family w:val="auto"/>
    <w:pitch w:val="default"/>
  </w:font>
  <w:font w:name="Gungsuh">
    <w:altName w:val="Times New Roman"/>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D35797"/>
    <w:multiLevelType w:val="multilevel"/>
    <w:tmpl w:val="13CE2672"/>
    <w:lvl w:ilvl="0">
      <w:start w:val="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1440" w:hanging="360"/>
      </w:pPr>
      <w:rPr>
        <w:rFonts w:ascii="Roboto" w:eastAsia="Roboto" w:hAnsi="Roboto" w:cs="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A2E12AB"/>
    <w:multiLevelType w:val="multilevel"/>
    <w:tmpl w:val="A2761804"/>
    <w:lvl w:ilvl="0">
      <w:start w:val="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1440" w:hanging="360"/>
      </w:pPr>
      <w:rPr>
        <w:rFonts w:ascii="Roboto" w:eastAsia="Roboto" w:hAnsi="Roboto" w:cs="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A6B3157"/>
    <w:multiLevelType w:val="multilevel"/>
    <w:tmpl w:val="1DF0F258"/>
    <w:lvl w:ilvl="0">
      <w:start w:val="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1440" w:hanging="360"/>
      </w:pPr>
      <w:rPr>
        <w:rFonts w:ascii="Roboto" w:eastAsia="Roboto" w:hAnsi="Roboto" w:cs="Roboto"/>
        <w:color w:val="374151"/>
        <w:sz w:val="24"/>
        <w:szCs w:val="24"/>
        <w:u w:val="none"/>
      </w:rPr>
    </w:lvl>
    <w:lvl w:ilvl="2">
      <w:start w:val="1"/>
      <w:numFmt w:val="bullet"/>
      <w:lvlText w:val="●"/>
      <w:lvlJc w:val="left"/>
      <w:pPr>
        <w:ind w:left="2160" w:hanging="360"/>
      </w:pPr>
      <w:rPr>
        <w:rFonts w:ascii="Roboto" w:eastAsia="Roboto" w:hAnsi="Roboto" w:cs="Roboto"/>
        <w:color w:val="374151"/>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AF949CF"/>
    <w:multiLevelType w:val="multilevel"/>
    <w:tmpl w:val="BEC65DE0"/>
    <w:lvl w:ilvl="0">
      <w:start w:val="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1440" w:hanging="360"/>
      </w:pPr>
      <w:rPr>
        <w:rFonts w:ascii="Roboto" w:eastAsia="Roboto" w:hAnsi="Roboto" w:cs="Roboto"/>
        <w:color w:val="374151"/>
        <w:sz w:val="24"/>
        <w:szCs w:val="24"/>
        <w:u w:val="none"/>
      </w:rPr>
    </w:lvl>
    <w:lvl w:ilvl="2">
      <w:start w:val="1"/>
      <w:numFmt w:val="bullet"/>
      <w:lvlText w:val="●"/>
      <w:lvlJc w:val="left"/>
      <w:pPr>
        <w:ind w:left="2160" w:hanging="360"/>
      </w:pPr>
      <w:rPr>
        <w:rFonts w:ascii="Roboto" w:eastAsia="Roboto" w:hAnsi="Roboto" w:cs="Roboto"/>
        <w:color w:val="374151"/>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25C0F23"/>
    <w:multiLevelType w:val="multilevel"/>
    <w:tmpl w:val="CCEAC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A7D67B2"/>
    <w:multiLevelType w:val="multilevel"/>
    <w:tmpl w:val="D2DCD174"/>
    <w:lvl w:ilvl="0">
      <w:start w:val="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1440" w:hanging="360"/>
      </w:pPr>
      <w:rPr>
        <w:rFonts w:ascii="Roboto" w:eastAsia="Roboto" w:hAnsi="Roboto" w:cs="Roboto"/>
        <w:color w:val="374151"/>
        <w:sz w:val="24"/>
        <w:szCs w:val="24"/>
        <w:u w:val="none"/>
      </w:rPr>
    </w:lvl>
    <w:lvl w:ilvl="2">
      <w:start w:val="1"/>
      <w:numFmt w:val="bullet"/>
      <w:lvlText w:val="●"/>
      <w:lvlJc w:val="left"/>
      <w:pPr>
        <w:ind w:left="2160" w:hanging="360"/>
      </w:pPr>
      <w:rPr>
        <w:rFonts w:ascii="Roboto" w:eastAsia="Roboto" w:hAnsi="Roboto" w:cs="Roboto"/>
        <w:color w:val="374151"/>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CD00077"/>
    <w:multiLevelType w:val="multilevel"/>
    <w:tmpl w:val="FF1C8782"/>
    <w:lvl w:ilvl="0">
      <w:start w:val="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1440" w:hanging="360"/>
      </w:pPr>
      <w:rPr>
        <w:rFonts w:ascii="Roboto" w:eastAsia="Roboto" w:hAnsi="Roboto" w:cs="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0691F93"/>
    <w:multiLevelType w:val="multilevel"/>
    <w:tmpl w:val="205478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514B7827"/>
    <w:multiLevelType w:val="multilevel"/>
    <w:tmpl w:val="6D4A2370"/>
    <w:lvl w:ilvl="0">
      <w:start w:val="1"/>
      <w:numFmt w:val="decimal"/>
      <w:lvlText w:val="%1."/>
      <w:lvlJc w:val="left"/>
      <w:pPr>
        <w:ind w:left="720" w:hanging="360"/>
      </w:pPr>
      <w:rPr>
        <w:rFonts w:ascii="Times New Roman" w:eastAsia="Times New Roman" w:hAnsi="Times New Roman" w:cs="Times New Roman"/>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558065D8"/>
    <w:multiLevelType w:val="multilevel"/>
    <w:tmpl w:val="96965EF4"/>
    <w:lvl w:ilvl="0">
      <w:start w:val="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1440" w:hanging="360"/>
      </w:pPr>
      <w:rPr>
        <w:rFonts w:ascii="Roboto" w:eastAsia="Roboto" w:hAnsi="Roboto" w:cs="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8AC7454"/>
    <w:multiLevelType w:val="multilevel"/>
    <w:tmpl w:val="2AE28714"/>
    <w:lvl w:ilvl="0">
      <w:start w:val="1"/>
      <w:numFmt w:val="bullet"/>
      <w:lvlText w:val=""/>
      <w:lvlJc w:val="left"/>
      <w:pPr>
        <w:ind w:left="720" w:hanging="360"/>
      </w:pPr>
      <w:rPr>
        <w:rFonts w:ascii="Roboto" w:eastAsia="Roboto" w:hAnsi="Roboto" w:cs="Roboto"/>
        <w:u w:val="none"/>
      </w:rPr>
    </w:lvl>
    <w:lvl w:ilvl="1">
      <w:start w:val="1"/>
      <w:numFmt w:val="bullet"/>
      <w:lvlText w:val="●"/>
      <w:lvlJc w:val="left"/>
      <w:pPr>
        <w:ind w:left="1440" w:hanging="360"/>
      </w:pPr>
      <w:rPr>
        <w:rFonts w:ascii="Roboto" w:eastAsia="Roboto" w:hAnsi="Roboto" w:cs="Roboto"/>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A67631A"/>
    <w:multiLevelType w:val="multilevel"/>
    <w:tmpl w:val="4E9C4C24"/>
    <w:lvl w:ilvl="0">
      <w:start w:val="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1440" w:hanging="360"/>
      </w:pPr>
      <w:rPr>
        <w:rFonts w:ascii="Roboto" w:eastAsia="Roboto" w:hAnsi="Roboto" w:cs="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76E27EC"/>
    <w:multiLevelType w:val="multilevel"/>
    <w:tmpl w:val="929E5822"/>
    <w:lvl w:ilvl="0">
      <w:start w:val="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1440" w:hanging="360"/>
      </w:pPr>
      <w:rPr>
        <w:rFonts w:ascii="Roboto" w:eastAsia="Roboto" w:hAnsi="Roboto" w:cs="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7F72A37"/>
    <w:multiLevelType w:val="multilevel"/>
    <w:tmpl w:val="8A50A4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735015EF"/>
    <w:multiLevelType w:val="multilevel"/>
    <w:tmpl w:val="35322EF8"/>
    <w:lvl w:ilvl="0">
      <w:start w:val="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1440" w:hanging="360"/>
      </w:pPr>
      <w:rPr>
        <w:rFonts w:ascii="Roboto" w:eastAsia="Roboto" w:hAnsi="Roboto" w:cs="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
  </w:num>
  <w:num w:numId="2">
    <w:abstractNumId w:val="12"/>
  </w:num>
  <w:num w:numId="3">
    <w:abstractNumId w:val="7"/>
  </w:num>
  <w:num w:numId="4">
    <w:abstractNumId w:val="2"/>
  </w:num>
  <w:num w:numId="5">
    <w:abstractNumId w:val="10"/>
  </w:num>
  <w:num w:numId="6">
    <w:abstractNumId w:val="6"/>
  </w:num>
  <w:num w:numId="7">
    <w:abstractNumId w:val="14"/>
  </w:num>
  <w:num w:numId="8">
    <w:abstractNumId w:val="1"/>
  </w:num>
  <w:num w:numId="9">
    <w:abstractNumId w:val="9"/>
  </w:num>
  <w:num w:numId="10">
    <w:abstractNumId w:val="0"/>
  </w:num>
  <w:num w:numId="11">
    <w:abstractNumId w:val="3"/>
  </w:num>
  <w:num w:numId="12">
    <w:abstractNumId w:val="11"/>
  </w:num>
  <w:num w:numId="13">
    <w:abstractNumId w:val="4"/>
  </w:num>
  <w:num w:numId="14">
    <w:abstractNumId w:val="8"/>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7A47"/>
    <w:rsid w:val="002F7A47"/>
    <w:rsid w:val="00554BA5"/>
    <w:rsid w:val="00727A2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65F20"/>
  <w15:docId w15:val="{0B49EAA0-2F35-47D4-A473-EA1398E2F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pPr>
      <w:keepNext/>
      <w:keepLines/>
      <w:spacing w:line="240" w:lineRule="auto"/>
      <w:outlineLvl w:val="0"/>
    </w:pPr>
    <w:rPr>
      <w:rFonts w:ascii="Times New Roman" w:eastAsia="Times New Roman" w:hAnsi="Times New Roman" w:cs="Times New Roman"/>
      <w:b/>
      <w:sz w:val="28"/>
      <w:szCs w:val="28"/>
    </w:rPr>
  </w:style>
  <w:style w:type="paragraph" w:styleId="2">
    <w:name w:val="heading 2"/>
    <w:basedOn w:val="a"/>
    <w:next w:val="a"/>
    <w:pPr>
      <w:keepNext/>
      <w:keepLines/>
      <w:spacing w:before="360" w:after="120"/>
      <w:outlineLvl w:val="1"/>
    </w:pPr>
    <w:rPr>
      <w:sz w:val="32"/>
      <w:szCs w:val="32"/>
    </w:rPr>
  </w:style>
  <w:style w:type="paragraph" w:styleId="3">
    <w:name w:val="heading 3"/>
    <w:basedOn w:val="a"/>
    <w:next w:val="a"/>
    <w:pPr>
      <w:keepNext/>
      <w:keepLines/>
      <w:spacing w:before="320" w:after="80"/>
      <w:outlineLvl w:val="2"/>
    </w:pPr>
    <w:rPr>
      <w:color w:val="434343"/>
      <w:sz w:val="28"/>
      <w:szCs w:val="28"/>
    </w:rPr>
  </w:style>
  <w:style w:type="paragraph" w:styleId="4">
    <w:name w:val="heading 4"/>
    <w:basedOn w:val="a"/>
    <w:next w:val="a"/>
    <w:pPr>
      <w:keepNext/>
      <w:keepLines/>
      <w:spacing w:before="280" w:after="80"/>
      <w:outlineLvl w:val="3"/>
    </w:pPr>
    <w:rPr>
      <w:color w:val="666666"/>
      <w:sz w:val="24"/>
      <w:szCs w:val="24"/>
    </w:rPr>
  </w:style>
  <w:style w:type="paragraph" w:styleId="5">
    <w:name w:val="heading 5"/>
    <w:basedOn w:val="a"/>
    <w:next w:val="a"/>
    <w:pPr>
      <w:keepNext/>
      <w:keepLines/>
      <w:spacing w:before="240" w:after="80"/>
      <w:outlineLvl w:val="4"/>
    </w:pPr>
    <w:rPr>
      <w:color w:val="666666"/>
    </w:rPr>
  </w:style>
  <w:style w:type="paragraph" w:styleId="6">
    <w:name w:val="heading 6"/>
    <w:basedOn w:val="a"/>
    <w:next w:val="a"/>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after="60"/>
    </w:pPr>
    <w:rPr>
      <w:sz w:val="52"/>
      <w:szCs w:val="52"/>
    </w:rPr>
  </w:style>
  <w:style w:type="paragraph" w:styleId="a4">
    <w:name w:val="Subtitle"/>
    <w:basedOn w:val="a"/>
    <w:next w:val="a"/>
    <w:pPr>
      <w:keepNext/>
      <w:keepLines/>
      <w:spacing w:after="320"/>
    </w:pPr>
    <w:rPr>
      <w:color w:val="666666"/>
      <w:sz w:val="30"/>
      <w:szCs w:val="30"/>
    </w:rPr>
  </w:style>
  <w:style w:type="table" w:customStyle="1" w:styleId="a5">
    <w:basedOn w:val="TableNormal"/>
    <w:tblPr>
      <w:tblStyleRowBandSize w:val="1"/>
      <w:tblStyleColBandSize w:val="1"/>
      <w:tblCellMar>
        <w:top w:w="100" w:type="dxa"/>
        <w:left w:w="100" w:type="dxa"/>
        <w:bottom w:w="100" w:type="dxa"/>
        <w:right w:w="100" w:type="dxa"/>
      </w:tblCellMar>
    </w:tblPr>
    <w:tcPr>
      <w:shd w:val="clear" w:color="auto" w:fill="FFFFFF"/>
    </w:tcPr>
  </w:style>
  <w:style w:type="paragraph" w:styleId="a6">
    <w:name w:val="TOC Heading"/>
    <w:basedOn w:val="1"/>
    <w:next w:val="a"/>
    <w:uiPriority w:val="39"/>
    <w:unhideWhenUsed/>
    <w:qFormat/>
    <w:rsid w:val="00554BA5"/>
    <w:pPr>
      <w:spacing w:before="240" w:line="259" w:lineRule="auto"/>
      <w:outlineLvl w:val="9"/>
    </w:pPr>
    <w:rPr>
      <w:rFonts w:asciiTheme="majorHAnsi" w:eastAsiaTheme="majorEastAsia" w:hAnsiTheme="majorHAnsi" w:cstheme="majorBidi"/>
      <w:b w:val="0"/>
      <w:color w:val="365F91" w:themeColor="accent1" w:themeShade="BF"/>
      <w:sz w:val="32"/>
      <w:szCs w:val="32"/>
      <w:lang w:val="ru-RU"/>
    </w:rPr>
  </w:style>
  <w:style w:type="paragraph" w:styleId="10">
    <w:name w:val="toc 1"/>
    <w:basedOn w:val="a"/>
    <w:next w:val="a"/>
    <w:autoRedefine/>
    <w:uiPriority w:val="39"/>
    <w:unhideWhenUsed/>
    <w:rsid w:val="00554BA5"/>
    <w:pPr>
      <w:spacing w:after="100"/>
    </w:pPr>
  </w:style>
  <w:style w:type="paragraph" w:styleId="30">
    <w:name w:val="toc 3"/>
    <w:basedOn w:val="a"/>
    <w:next w:val="a"/>
    <w:autoRedefine/>
    <w:uiPriority w:val="39"/>
    <w:unhideWhenUsed/>
    <w:rsid w:val="00554BA5"/>
    <w:pPr>
      <w:spacing w:after="100"/>
      <w:ind w:left="440"/>
    </w:pPr>
  </w:style>
  <w:style w:type="character" w:styleId="a7">
    <w:name w:val="Hyperlink"/>
    <w:basedOn w:val="a0"/>
    <w:uiPriority w:val="99"/>
    <w:unhideWhenUsed/>
    <w:rsid w:val="00554BA5"/>
    <w:rPr>
      <w:color w:val="0000FF" w:themeColor="hyperlink"/>
      <w:u w:val="single"/>
    </w:rPr>
  </w:style>
  <w:style w:type="paragraph" w:styleId="20">
    <w:name w:val="toc 2"/>
    <w:basedOn w:val="a"/>
    <w:next w:val="a"/>
    <w:autoRedefine/>
    <w:uiPriority w:val="39"/>
    <w:unhideWhenUsed/>
    <w:rsid w:val="00727A29"/>
    <w:pPr>
      <w:spacing w:after="100" w:line="259" w:lineRule="auto"/>
      <w:ind w:left="220"/>
    </w:pPr>
    <w:rPr>
      <w:rFonts w:asciiTheme="minorHAnsi" w:eastAsiaTheme="minorEastAsia" w:hAnsiTheme="minorHAnsi" w:cstheme="minorBidi"/>
      <w:lang w:val="ru-RU"/>
    </w:rPr>
  </w:style>
  <w:style w:type="paragraph" w:styleId="40">
    <w:name w:val="toc 4"/>
    <w:basedOn w:val="a"/>
    <w:next w:val="a"/>
    <w:autoRedefine/>
    <w:uiPriority w:val="39"/>
    <w:unhideWhenUsed/>
    <w:rsid w:val="00727A29"/>
    <w:pPr>
      <w:spacing w:after="100" w:line="259" w:lineRule="auto"/>
      <w:ind w:left="660"/>
    </w:pPr>
    <w:rPr>
      <w:rFonts w:asciiTheme="minorHAnsi" w:eastAsiaTheme="minorEastAsia" w:hAnsiTheme="minorHAnsi" w:cstheme="minorBidi"/>
      <w:lang w:val="ru-RU"/>
    </w:rPr>
  </w:style>
  <w:style w:type="paragraph" w:styleId="50">
    <w:name w:val="toc 5"/>
    <w:basedOn w:val="a"/>
    <w:next w:val="a"/>
    <w:autoRedefine/>
    <w:uiPriority w:val="39"/>
    <w:unhideWhenUsed/>
    <w:rsid w:val="00727A29"/>
    <w:pPr>
      <w:spacing w:after="100" w:line="259" w:lineRule="auto"/>
      <w:ind w:left="880"/>
    </w:pPr>
    <w:rPr>
      <w:rFonts w:asciiTheme="minorHAnsi" w:eastAsiaTheme="minorEastAsia" w:hAnsiTheme="minorHAnsi" w:cstheme="minorBidi"/>
      <w:lang w:val="ru-RU"/>
    </w:rPr>
  </w:style>
  <w:style w:type="paragraph" w:styleId="60">
    <w:name w:val="toc 6"/>
    <w:basedOn w:val="a"/>
    <w:next w:val="a"/>
    <w:autoRedefine/>
    <w:uiPriority w:val="39"/>
    <w:unhideWhenUsed/>
    <w:rsid w:val="00727A29"/>
    <w:pPr>
      <w:spacing w:after="100" w:line="259" w:lineRule="auto"/>
      <w:ind w:left="1100"/>
    </w:pPr>
    <w:rPr>
      <w:rFonts w:asciiTheme="minorHAnsi" w:eastAsiaTheme="minorEastAsia" w:hAnsiTheme="minorHAnsi" w:cstheme="minorBidi"/>
      <w:lang w:val="ru-RU"/>
    </w:rPr>
  </w:style>
  <w:style w:type="paragraph" w:styleId="7">
    <w:name w:val="toc 7"/>
    <w:basedOn w:val="a"/>
    <w:next w:val="a"/>
    <w:autoRedefine/>
    <w:uiPriority w:val="39"/>
    <w:unhideWhenUsed/>
    <w:rsid w:val="00727A29"/>
    <w:pPr>
      <w:spacing w:after="100" w:line="259" w:lineRule="auto"/>
      <w:ind w:left="1320"/>
    </w:pPr>
    <w:rPr>
      <w:rFonts w:asciiTheme="minorHAnsi" w:eastAsiaTheme="minorEastAsia" w:hAnsiTheme="minorHAnsi" w:cstheme="minorBidi"/>
      <w:lang w:val="ru-RU"/>
    </w:rPr>
  </w:style>
  <w:style w:type="paragraph" w:styleId="8">
    <w:name w:val="toc 8"/>
    <w:basedOn w:val="a"/>
    <w:next w:val="a"/>
    <w:autoRedefine/>
    <w:uiPriority w:val="39"/>
    <w:unhideWhenUsed/>
    <w:rsid w:val="00727A29"/>
    <w:pPr>
      <w:spacing w:after="100" w:line="259" w:lineRule="auto"/>
      <w:ind w:left="1540"/>
    </w:pPr>
    <w:rPr>
      <w:rFonts w:asciiTheme="minorHAnsi" w:eastAsiaTheme="minorEastAsia" w:hAnsiTheme="minorHAnsi" w:cstheme="minorBidi"/>
      <w:lang w:val="ru-RU"/>
    </w:rPr>
  </w:style>
  <w:style w:type="paragraph" w:styleId="9">
    <w:name w:val="toc 9"/>
    <w:basedOn w:val="a"/>
    <w:next w:val="a"/>
    <w:autoRedefine/>
    <w:uiPriority w:val="39"/>
    <w:unhideWhenUsed/>
    <w:rsid w:val="00727A29"/>
    <w:pPr>
      <w:spacing w:after="100" w:line="259" w:lineRule="auto"/>
      <w:ind w:left="1760"/>
    </w:pPr>
    <w:rPr>
      <w:rFonts w:asciiTheme="minorHAnsi" w:eastAsiaTheme="minorEastAsia" w:hAnsiTheme="minorHAnsi" w:cstheme="minorBidi"/>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17" Type="http://schemas.openxmlformats.org/officeDocument/2006/relationships/image" Target="media/image59.png"/><Relationship Id="rId21" Type="http://schemas.openxmlformats.org/officeDocument/2006/relationships/image" Target="media/image9.png"/><Relationship Id="rId42" Type="http://schemas.openxmlformats.org/officeDocument/2006/relationships/image" Target="media/image20.png"/><Relationship Id="rId63" Type="http://schemas.openxmlformats.org/officeDocument/2006/relationships/image" Target="media/image29.png"/><Relationship Id="rId84" Type="http://schemas.openxmlformats.org/officeDocument/2006/relationships/image" Target="media/image41.png"/><Relationship Id="rId138" Type="http://schemas.openxmlformats.org/officeDocument/2006/relationships/image" Target="media/image80.png"/><Relationship Id="rId107" Type="http://schemas.openxmlformats.org/officeDocument/2006/relationships/image" Target="media/image49.png"/><Relationship Id="rId11" Type="http://schemas.openxmlformats.org/officeDocument/2006/relationships/image" Target="media/image6.png"/><Relationship Id="rId32" Type="http://schemas.openxmlformats.org/officeDocument/2006/relationships/hyperlink" Target="https://ru.wikipedia.org/wiki/%D0%9C%D0%BE%D0%BD%D0%B8%D1%82%D0%BE%D1%80_(%D1%83%D1%81%D1%82%D1%80%D0%BE%D0%B9%D1%81%D1%82%D0%B2%D0%BE)" TargetMode="External"/><Relationship Id="rId37" Type="http://schemas.openxmlformats.org/officeDocument/2006/relationships/image" Target="media/image15.png"/><Relationship Id="rId53" Type="http://schemas.openxmlformats.org/officeDocument/2006/relationships/hyperlink" Target="https://ru.wikipedia.org/wiki/%D0%AD%D0%BA%D1%81%D1%82%D1%80%D0%B5%D0%BC%D1%83%D0%BC" TargetMode="External"/><Relationship Id="rId58" Type="http://schemas.openxmlformats.org/officeDocument/2006/relationships/image" Target="media/image26.png"/><Relationship Id="rId74" Type="http://schemas.openxmlformats.org/officeDocument/2006/relationships/hyperlink" Target="https://ru.wikipedia.org/wiki/%D0%98%D1%81%D0%BA%D1%83%D1%81%D1%81%D1%82%D0%B2%D0%B5%D0%BD%D0%BD%D0%B0%D1%8F_%D0%BD%D0%B5%D0%B9%D1%80%D0%BE%D0%BD%D0%BD%D0%B0%D1%8F_%D1%81%D0%B5%D1%82%D1%8C" TargetMode="External"/><Relationship Id="rId79" Type="http://schemas.openxmlformats.org/officeDocument/2006/relationships/hyperlink" Target="https://ru.wikipedia.org/wiki/%D0%97%D0%B0%D0%B4%D0%B0%D1%87%D0%B0_%D0%BA%D0%BB%D0%B0%D1%81%D1%81%D0%B8%D1%84%D0%B8%D0%BA%D0%B0%D1%86%D0%B8%D0%B8" TargetMode="External"/><Relationship Id="rId102" Type="http://schemas.openxmlformats.org/officeDocument/2006/relationships/image" Target="media/image45.png"/><Relationship Id="rId123" Type="http://schemas.openxmlformats.org/officeDocument/2006/relationships/image" Target="media/image65.png"/><Relationship Id="rId128" Type="http://schemas.openxmlformats.org/officeDocument/2006/relationships/image" Target="media/image70.png"/><Relationship Id="rId144"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yperlink" Target="https://ru.wikipedia.org/wiki/%D0%90%D0%BD%D0%B3%D0%BB%D0%B8%D0%B9%D1%81%D0%BA%D0%B8%D0%B9_%D1%8F%D0%B7%D1%8B%D0%BA" TargetMode="External"/><Relationship Id="rId95" Type="http://schemas.openxmlformats.org/officeDocument/2006/relationships/hyperlink" Target="https://ru.wikipedia.org/wiki/%D0%A1%D0%B6%D0%B0%D1%82%D0%B8%D0%B5_%D0%B4%D0%B0%D0%BD%D0%BD%D1%8B%D1%85" TargetMode="External"/><Relationship Id="rId22" Type="http://schemas.openxmlformats.org/officeDocument/2006/relationships/hyperlink" Target="https://ru.wikipedia.org/wiki/RGB" TargetMode="External"/><Relationship Id="rId27" Type="http://schemas.openxmlformats.org/officeDocument/2006/relationships/image" Target="media/image12.png"/><Relationship Id="rId43" Type="http://schemas.openxmlformats.org/officeDocument/2006/relationships/image" Target="media/image21.png"/><Relationship Id="rId48" Type="http://schemas.openxmlformats.org/officeDocument/2006/relationships/hyperlink" Target="https://habr.com/ru/articles/301406/" TargetMode="External"/><Relationship Id="rId64" Type="http://schemas.openxmlformats.org/officeDocument/2006/relationships/hyperlink" Target="https://ru.wikipedia.org/wiki/%D0%A1%D0%BF%D0%B8%D0%BD" TargetMode="External"/><Relationship Id="rId69" Type="http://schemas.openxmlformats.org/officeDocument/2006/relationships/image" Target="media/image34.png"/><Relationship Id="rId113" Type="http://schemas.openxmlformats.org/officeDocument/2006/relationships/image" Target="media/image55.png"/><Relationship Id="rId118" Type="http://schemas.openxmlformats.org/officeDocument/2006/relationships/image" Target="media/image60.png"/><Relationship Id="rId134" Type="http://schemas.openxmlformats.org/officeDocument/2006/relationships/image" Target="media/image76.png"/><Relationship Id="rId139" Type="http://schemas.openxmlformats.org/officeDocument/2006/relationships/image" Target="media/image81.png"/><Relationship Id="rId80" Type="http://schemas.openxmlformats.org/officeDocument/2006/relationships/hyperlink" Target="https://ru.wikipedia.org/wiki/%D0%A2%D0%B5%D0%BE%D1%80%D0%B8%D1%8F_%D1%83%D0%BF%D1%80%D0%B0%D0%B2%D0%BB%D0%B5%D0%BD%D0%B8%D1%8F" TargetMode="External"/><Relationship Id="rId85" Type="http://schemas.openxmlformats.org/officeDocument/2006/relationships/image" Target="media/image42.png"/><Relationship Id="rId12" Type="http://schemas.openxmlformats.org/officeDocument/2006/relationships/image" Target="media/image7.png"/><Relationship Id="rId17" Type="http://schemas.openxmlformats.org/officeDocument/2006/relationships/hyperlink" Target="https://ru.wikipedia.org/wiki/%D0%A4%D0%BE%D1%82%D0%BE%D0%BC%D0%B0%D1%82%D1%80%D0%B8%D1%86%D0%B0" TargetMode="External"/><Relationship Id="rId33" Type="http://schemas.openxmlformats.org/officeDocument/2006/relationships/hyperlink" Target="https://ru.wikipedia.org/wiki/%D0%A0%D0%B5%D0%B4%D0%B0%D0%BA%D1%82%D0%B8%D1%80%D0%BE%D0%B2%D0%B0%D0%BD%D0%B8%D0%B5_%D0%B8%D0%B7%D0%BE%D0%B1%D1%80%D0%B0%D0%B6%D0%B5%D0%BD%D0%B8%D0%B9" TargetMode="External"/><Relationship Id="rId38" Type="http://schemas.openxmlformats.org/officeDocument/2006/relationships/image" Target="media/image16.png"/><Relationship Id="rId59" Type="http://schemas.openxmlformats.org/officeDocument/2006/relationships/image" Target="media/image27.png"/><Relationship Id="rId103" Type="http://schemas.openxmlformats.org/officeDocument/2006/relationships/hyperlink" Target="https://kunegin.com/ref/avi/algor.htm" TargetMode="External"/><Relationship Id="rId108" Type="http://schemas.openxmlformats.org/officeDocument/2006/relationships/image" Target="media/image50.png"/><Relationship Id="rId124" Type="http://schemas.openxmlformats.org/officeDocument/2006/relationships/image" Target="media/image66.png"/><Relationship Id="rId129" Type="http://schemas.openxmlformats.org/officeDocument/2006/relationships/image" Target="media/image71.png"/><Relationship Id="rId54" Type="http://schemas.openxmlformats.org/officeDocument/2006/relationships/hyperlink" Target="https://ru.wikipedia.org/wiki/%D0%9A%D0%B2%D0%B0%D0%B4%D1%80%D0%B0%D1%82%D0%B8%D1%87%D0%BD%D0%B0%D1%8F_%D1%84%D0%BE%D1%80%D0%BC%D0%B0" TargetMode="External"/><Relationship Id="rId70" Type="http://schemas.openxmlformats.org/officeDocument/2006/relationships/image" Target="media/image35.png"/><Relationship Id="rId75" Type="http://schemas.openxmlformats.org/officeDocument/2006/relationships/hyperlink" Target="https://ru.wikipedia.org/wiki/%D0%A4%D1%83%D0%BD%D0%BA%D1%86%D0%B8%D1%8F_%D0%B0%D0%BA%D1%82%D0%B8%D0%B2%D0%B0%D1%86%D0%B8%D0%B8" TargetMode="External"/><Relationship Id="rId91" Type="http://schemas.openxmlformats.org/officeDocument/2006/relationships/hyperlink" Target="https://ru.wikipedia.org/wiki/%D0%94%D0%B0%D0%BD%D0%BD%D1%8B%D0%B5" TargetMode="External"/><Relationship Id="rId96" Type="http://schemas.openxmlformats.org/officeDocument/2006/relationships/hyperlink" Target="https://ru.wikipedia.org/wiki/%D0%91%D0%B8%D1%82" TargetMode="External"/><Relationship Id="rId140" Type="http://schemas.openxmlformats.org/officeDocument/2006/relationships/image" Target="media/image82.png"/><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image" Target="media/image10.png"/><Relationship Id="rId28" Type="http://schemas.openxmlformats.org/officeDocument/2006/relationships/hyperlink" Target="https://ru.wikipedia.org/wiki/%D0%91%D0%B0%D0%BB%D0%B0%D0%BD%D1%81_%D0%B1%D0%B5%D0%BB%D0%BE%D0%B3%D0%BE_%D1%86%D0%B2%D0%B5%D1%82%D0%B0" TargetMode="External"/><Relationship Id="rId49" Type="http://schemas.openxmlformats.org/officeDocument/2006/relationships/hyperlink" Target="https://ru.wikipedia.org/wiki/%D0%9D%D0%B5%D0%B9%D1%80%D0%BE%D0%BD%D0%BD%D0%B0%D1%8F_%D1%81%D0%B5%D1%82%D1%8C_%D0%A5%D0%BE%D0%BF%D1%84%D0%B8%D0%BB%D0%B4%D0%B0" TargetMode="External"/><Relationship Id="rId114" Type="http://schemas.openxmlformats.org/officeDocument/2006/relationships/image" Target="media/image56.png"/><Relationship Id="rId119" Type="http://schemas.openxmlformats.org/officeDocument/2006/relationships/image" Target="media/image61.png"/><Relationship Id="rId44" Type="http://schemas.openxmlformats.org/officeDocument/2006/relationships/image" Target="media/image22.png"/><Relationship Id="rId60" Type="http://schemas.openxmlformats.org/officeDocument/2006/relationships/image" Target="media/image28.png"/><Relationship Id="rId65" Type="http://schemas.openxmlformats.org/officeDocument/2006/relationships/image" Target="media/image30.png"/><Relationship Id="rId81" Type="http://schemas.openxmlformats.org/officeDocument/2006/relationships/image" Target="media/image38.png"/><Relationship Id="rId86" Type="http://schemas.openxmlformats.org/officeDocument/2006/relationships/image" Target="media/image43.png"/><Relationship Id="rId130" Type="http://schemas.openxmlformats.org/officeDocument/2006/relationships/image" Target="media/image72.png"/><Relationship Id="rId135" Type="http://schemas.openxmlformats.org/officeDocument/2006/relationships/image" Target="media/image77.png"/><Relationship Id="rId13" Type="http://schemas.openxmlformats.org/officeDocument/2006/relationships/image" Target="media/image8.png"/><Relationship Id="rId18" Type="http://schemas.openxmlformats.org/officeDocument/2006/relationships/hyperlink" Target="https://ru.wikipedia.org/wiki/%D0%A6%D0%B8%D1%84%D1%80%D0%BE%D0%B2%D0%BE%D0%B9_%D1%84%D0%BE%D1%82%D0%BE%D0%B0%D0%BF%D0%BF%D0%B0%D1%80%D0%B0%D1%82" TargetMode="External"/><Relationship Id="rId39" Type="http://schemas.openxmlformats.org/officeDocument/2006/relationships/image" Target="media/image17.png"/><Relationship Id="rId109" Type="http://schemas.openxmlformats.org/officeDocument/2006/relationships/image" Target="media/image51.png"/><Relationship Id="rId34" Type="http://schemas.openxmlformats.org/officeDocument/2006/relationships/hyperlink" Target="https://ru.wikipedia.org/wiki/%D0%A6%D0%B2%D0%B5%D1%82%D0%BE%D0%BF%D0%BE%D1%81%D1%82%D0%BE%D1%8F%D0%BD%D1%81%D1%82%D0%B2%D0%BE" TargetMode="External"/><Relationship Id="rId50" Type="http://schemas.openxmlformats.org/officeDocument/2006/relationships/hyperlink" Target="https://ru.wikipedia.org/wiki/%D0%A5%D0%BE%D0%BF%D1%84%D0%B8%D0%BB%D0%B4,_%D0%94%D0%B6%D0%BE%D0%BD" TargetMode="External"/><Relationship Id="rId55" Type="http://schemas.openxmlformats.org/officeDocument/2006/relationships/hyperlink" Target="https://ru.wikipedia.org/wiki/%D0%90%D1%81%D1%81%D0%BE%D1%86%D0%B8%D0%B0%D1%82%D0%B8%D0%B2%D0%BD%D0%B0%D1%8F_%D0%BF%D0%B0%D0%BC%D1%8F%D1%82%D1%8C_%D0%BD%D0%B0_%D0%BD%D0%B5%D0%B9%D1%80%D0%BE%D0%BD%D0%BD%D1%8B%D1%85_%D1%81%D0%B5%D1%82%D1%8F%D1%85" TargetMode="External"/><Relationship Id="rId76" Type="http://schemas.openxmlformats.org/officeDocument/2006/relationships/hyperlink" Target="https://ru.wikipedia.org/wiki/%D0%9B%D0%B8%D0%BD%D0%B5%D0%B9%D0%BD%D0%B0%D1%8F_%D0%BA%D0%BE%D0%BC%D0%B1%D0%B8%D0%BD%D0%B0%D1%86%D0%B8%D1%8F" TargetMode="External"/><Relationship Id="rId97" Type="http://schemas.openxmlformats.org/officeDocument/2006/relationships/hyperlink" Target="https://ru.wikipedia.org/wiki/%D0%9F%D0%B8%D0%BA%D1%81%D0%B5%D0%BB%D1%8C" TargetMode="External"/><Relationship Id="rId104" Type="http://schemas.openxmlformats.org/officeDocument/2006/relationships/image" Target="media/image46.png"/><Relationship Id="rId120" Type="http://schemas.openxmlformats.org/officeDocument/2006/relationships/image" Target="media/image62.png"/><Relationship Id="rId125" Type="http://schemas.openxmlformats.org/officeDocument/2006/relationships/image" Target="media/image67.png"/><Relationship Id="rId141" Type="http://schemas.openxmlformats.org/officeDocument/2006/relationships/image" Target="media/image83.png"/><Relationship Id="rId7" Type="http://schemas.openxmlformats.org/officeDocument/2006/relationships/image" Target="media/image2.png"/><Relationship Id="rId71" Type="http://schemas.openxmlformats.org/officeDocument/2006/relationships/image" Target="media/image36.png"/><Relationship Id="rId92" Type="http://schemas.openxmlformats.org/officeDocument/2006/relationships/hyperlink" Target="https://ru.wikipedia.org/wiki/%D0%A5%D1%80%D0%B0%D0%BD%D0%B5%D0%BD%D0%B8%D0%B5_%D0%B8%D0%BD%D1%84%D0%BE%D1%80%D0%BC%D0%B0%D1%86%D0%B8%D0%B8" TargetMode="External"/><Relationship Id="rId2" Type="http://schemas.openxmlformats.org/officeDocument/2006/relationships/numbering" Target="numbering.xml"/><Relationship Id="rId29" Type="http://schemas.openxmlformats.org/officeDocument/2006/relationships/hyperlink" Target="https://ru.wikipedia.org/wiki/%D0%A6%D0%B2%D0%B5%D1%82" TargetMode="External"/><Relationship Id="rId24" Type="http://schemas.openxmlformats.org/officeDocument/2006/relationships/hyperlink" Target="https://ru.wikipedia.org/wiki/%D0%9F%D1%80%D0%BE%D1%86%D0%B5%D1%81%D1%81%D0%BE%D1%80" TargetMode="External"/><Relationship Id="rId40" Type="http://schemas.openxmlformats.org/officeDocument/2006/relationships/image" Target="media/image18.png"/><Relationship Id="rId45" Type="http://schemas.openxmlformats.org/officeDocument/2006/relationships/image" Target="media/image23.png"/><Relationship Id="rId66" Type="http://schemas.openxmlformats.org/officeDocument/2006/relationships/image" Target="media/image31.png"/><Relationship Id="rId87" Type="http://schemas.openxmlformats.org/officeDocument/2006/relationships/hyperlink" Target="https://ru.wikipedia.org/wiki/%D0%A1%D0%B6%D0%B0%D1%82%D0%B8%D0%B5_%D0%B1%D0%B5%D0%B7_%D0%BF%D0%BE%D1%82%D0%B5%D1%80%D1%8C" TargetMode="External"/><Relationship Id="rId110" Type="http://schemas.openxmlformats.org/officeDocument/2006/relationships/image" Target="media/image52.png"/><Relationship Id="rId115" Type="http://schemas.openxmlformats.org/officeDocument/2006/relationships/image" Target="media/image57.png"/><Relationship Id="rId131" Type="http://schemas.openxmlformats.org/officeDocument/2006/relationships/image" Target="media/image73.png"/><Relationship Id="rId136" Type="http://schemas.openxmlformats.org/officeDocument/2006/relationships/image" Target="media/image78.png"/><Relationship Id="rId61" Type="http://schemas.openxmlformats.org/officeDocument/2006/relationships/hyperlink" Target="https://ru.wikipedia.org/wiki/%D0%98%D1%81%D0%BA%D1%83%D1%81%D1%81%D1%82%D0%B2%D0%B5%D0%BD%D0%BD%D1%8B%D0%B9_%D0%BD%D0%B5%D0%B9%D1%80%D0%BE%D0%BD" TargetMode="External"/><Relationship Id="rId82" Type="http://schemas.openxmlformats.org/officeDocument/2006/relationships/image" Target="media/image39.png"/><Relationship Id="rId19" Type="http://schemas.openxmlformats.org/officeDocument/2006/relationships/hyperlink" Target="https://ru.wikipedia.org/wiki/%D0%92%D0%B8%D0%B4%D0%B5%D0%BE%D0%BA%D0%B0%D0%BC%D0%B5%D1%80%D0%B0" TargetMode="External"/><Relationship Id="rId14" Type="http://schemas.openxmlformats.org/officeDocument/2006/relationships/hyperlink" Target="https://ru.wikipedia.org/wiki/%D0%A4%D0%B8%D0%BB%D1%8C%D1%82%D1%80_%D0%91%D0%B0%D0%B9%D0%B5%D1%80%D0%B0" TargetMode="External"/><Relationship Id="rId30" Type="http://schemas.openxmlformats.org/officeDocument/2006/relationships/hyperlink" Target="https://ru.wikipedia.org/wiki/%D0%A4%D0%BE%D1%82%D0%BE%D0%B3%D1%80%D0%B0%D1%84%D0%B8%D1%87%D0%B5%D1%81%D0%BA%D0%B8%D0%B5_%D0%BF%D1%80%D0%BE%D1%86%D0%B5%D1%81%D1%81%D1%8B" TargetMode="External"/><Relationship Id="rId35" Type="http://schemas.openxmlformats.org/officeDocument/2006/relationships/image" Target="media/image13.png"/><Relationship Id="rId56" Type="http://schemas.openxmlformats.org/officeDocument/2006/relationships/hyperlink" Target="https://ru.wikipedia.org/wiki/%D0%9E%D0%BF%D1%82%D0%B8%D0%BC%D0%B8%D0%B7%D0%B0%D1%86%D0%B8%D1%8F_(%D0%BC%D0%B0%D1%82%D0%B5%D0%BC%D0%B0%D1%82%D0%B8%D0%BA%D0%B0)" TargetMode="External"/><Relationship Id="rId77" Type="http://schemas.openxmlformats.org/officeDocument/2006/relationships/hyperlink" Target="https://ru.wikipedia.org/w/index.php?title=%D0%A4%D1%83%D0%BD%D0%BA%D1%86%D0%B8%D1%8F_%D0%BF%D1%80%D0%B8%D0%B1%D0%BB%D0%B8%D0%B6%D0%B5%D0%BD%D0%B8%D1%8F&amp;action=edit&amp;redlink=1" TargetMode="External"/><Relationship Id="rId100" Type="http://schemas.openxmlformats.org/officeDocument/2006/relationships/hyperlink" Target="https://ru.wikipedia.org/wiki/%D0%AD%D0%BD%D1%82%D1%80%D0%BE%D0%BF%D0%B8%D0%B9%D0%BD%D0%BE%D0%B5_%D0%BA%D0%BE%D0%B4%D0%B8%D1%80%D0%BE%D0%B2%D0%B0%D0%BD%D0%B8%D0%B5" TargetMode="External"/><Relationship Id="rId105" Type="http://schemas.openxmlformats.org/officeDocument/2006/relationships/image" Target="media/image47.png"/><Relationship Id="rId126" Type="http://schemas.openxmlformats.org/officeDocument/2006/relationships/image" Target="media/image68.png"/><Relationship Id="rId8" Type="http://schemas.openxmlformats.org/officeDocument/2006/relationships/image" Target="media/image3.png"/><Relationship Id="rId51" Type="http://schemas.openxmlformats.org/officeDocument/2006/relationships/hyperlink" Target="https://ru.wikipedia.org/wiki/%D0%90%D0%BD%D0%B3%D0%BB%D0%B8%D0%B9%D1%81%D0%BA%D0%B8%D0%B9_%D1%8F%D0%B7%D1%8B%D0%BA" TargetMode="External"/><Relationship Id="rId72" Type="http://schemas.openxmlformats.org/officeDocument/2006/relationships/image" Target="media/image37.png"/><Relationship Id="rId93" Type="http://schemas.openxmlformats.org/officeDocument/2006/relationships/hyperlink" Target="https://ru.wikipedia.org/wiki/%D0%9F%D0%B5%D1%80%D0%B5%D0%B4%D0%B0%D1%87%D0%B0_%D0%B4%D0%B0%D0%BD%D0%BD%D1%8B%D1%85" TargetMode="External"/><Relationship Id="rId98" Type="http://schemas.openxmlformats.org/officeDocument/2006/relationships/hyperlink" Target="https://ru.wikipedia.org/wiki/%D0%92%D0%BE%D0%BA%D1%81%D0%B5%D0%BB" TargetMode="External"/><Relationship Id="rId121" Type="http://schemas.openxmlformats.org/officeDocument/2006/relationships/image" Target="media/image63.png"/><Relationship Id="rId142" Type="http://schemas.openxmlformats.org/officeDocument/2006/relationships/image" Target="media/image84.png"/><Relationship Id="rId3" Type="http://schemas.openxmlformats.org/officeDocument/2006/relationships/styles" Target="styles.xml"/><Relationship Id="rId25" Type="http://schemas.openxmlformats.org/officeDocument/2006/relationships/hyperlink" Target="https://ru.wikipedia.org/wiki/%D0%98%D0%BD%D1%82%D0%B5%D1%80%D0%BF%D0%BE%D0%BB%D1%8F%D1%86%D0%B8%D1%8F" TargetMode="External"/><Relationship Id="rId46" Type="http://schemas.openxmlformats.org/officeDocument/2006/relationships/image" Target="media/image24.png"/><Relationship Id="rId67" Type="http://schemas.openxmlformats.org/officeDocument/2006/relationships/image" Target="media/image32.png"/><Relationship Id="rId116" Type="http://schemas.openxmlformats.org/officeDocument/2006/relationships/image" Target="media/image58.png"/><Relationship Id="rId137" Type="http://schemas.openxmlformats.org/officeDocument/2006/relationships/image" Target="media/image79.png"/><Relationship Id="rId20" Type="http://schemas.openxmlformats.org/officeDocument/2006/relationships/hyperlink" Target="https://ru.wikipedia.org/wiki/%D0%A1%D0%BA%D0%B0%D0%BD%D0%B5%D1%80_%D0%B8%D0%B7%D0%BE%D0%B1%D1%80%D0%B0%D0%B6%D0%B5%D0%BD%D0%B8%D0%B9" TargetMode="External"/><Relationship Id="rId41" Type="http://schemas.openxmlformats.org/officeDocument/2006/relationships/image" Target="media/image19.png"/><Relationship Id="rId62" Type="http://schemas.openxmlformats.org/officeDocument/2006/relationships/hyperlink" Target="https://ru.wikipedia.org/wiki/%D0%A4%D1%83%D0%BD%D0%BA%D1%86%D0%B8%D1%8F_%D0%B0%D0%BA%D1%82%D0%B8%D0%B2%D0%B0%D1%86%D0%B8%D0%B8" TargetMode="External"/><Relationship Id="rId83" Type="http://schemas.openxmlformats.org/officeDocument/2006/relationships/image" Target="media/image40.png"/><Relationship Id="rId88" Type="http://schemas.openxmlformats.org/officeDocument/2006/relationships/hyperlink" Target="https://ru.wikipedia.org/wiki/%D0%9A%D0%BE%D0%B4%D1%8B_%D0%93%D0%BE%D0%BB%D0%BE%D0%BC%D0%B1%D0%B0" TargetMode="External"/><Relationship Id="rId111" Type="http://schemas.openxmlformats.org/officeDocument/2006/relationships/image" Target="media/image53.png"/><Relationship Id="rId132" Type="http://schemas.openxmlformats.org/officeDocument/2006/relationships/image" Target="media/image74.png"/><Relationship Id="rId15" Type="http://schemas.openxmlformats.org/officeDocument/2006/relationships/hyperlink" Target="https://ru.wikipedia.org/wiki/%D0%9C%D0%B0%D1%81%D1%81%D0%B8%D0%B2_%D1%86%D0%B2%D0%B5%D1%82%D0%BD%D1%8B%D1%85_%D1%84%D0%B8%D0%BB%D1%8C%D1%82%D1%80%D0%BE%D0%B2" TargetMode="External"/><Relationship Id="rId36" Type="http://schemas.openxmlformats.org/officeDocument/2006/relationships/image" Target="media/image14.png"/><Relationship Id="rId57" Type="http://schemas.openxmlformats.org/officeDocument/2006/relationships/hyperlink" Target="https://ru.wikipedia.org/wiki/%D0%9D%D0%B5%D0%B9%D1%80%D0%BE%D0%BD%D0%BD%D0%B0%D1%8F_%D1%81%D0%B5%D1%82%D1%8C_%D0%A5%D0%BE%D0%BF%D1%84%D0%B8%D0%BB%D0%B4%D0%B0" TargetMode="External"/><Relationship Id="rId106" Type="http://schemas.openxmlformats.org/officeDocument/2006/relationships/image" Target="media/image48.png"/><Relationship Id="rId127" Type="http://schemas.openxmlformats.org/officeDocument/2006/relationships/image" Target="media/image69.png"/><Relationship Id="rId10" Type="http://schemas.openxmlformats.org/officeDocument/2006/relationships/image" Target="media/image5.png"/><Relationship Id="rId31" Type="http://schemas.openxmlformats.org/officeDocument/2006/relationships/hyperlink" Target="https://ru.wikipedia.org/wiki/%D0%A4%D0%BE%D1%82%D0%BE%D0%BC%D0%B0%D1%82%D0%B5%D1%80%D0%B8%D0%B0%D0%BB" TargetMode="External"/><Relationship Id="rId52" Type="http://schemas.openxmlformats.org/officeDocument/2006/relationships/hyperlink" Target="https://ru.wikipedia.org/wiki/%D0%98%D1%81%D0%BA%D1%83%D1%81%D1%81%D1%82%D0%B2%D0%B5%D0%BD%D0%BD%D0%B0%D1%8F_%D0%BD%D0%B5%D0%B9%D1%80%D0%BE%D0%BD%D0%BD%D0%B0%D1%8F_%D1%81%D0%B5%D1%82%D1%8C" TargetMode="External"/><Relationship Id="rId73" Type="http://schemas.openxmlformats.org/officeDocument/2006/relationships/hyperlink" Target="https://ru.wikipedia.org/wiki/%D0%98%D1%81%D0%BA%D1%83%D1%81%D1%81%D1%82%D0%B2%D0%B5%D0%BD%D0%BD%D0%B0%D1%8F_%D0%BD%D0%B5%D0%B9%D1%80%D0%BE%D0%BD%D0%BD%D0%B0%D1%8F_%D1%81%D0%B5%D1%82%D1%8C" TargetMode="External"/><Relationship Id="rId78" Type="http://schemas.openxmlformats.org/officeDocument/2006/relationships/hyperlink" Target="https://ru.wikipedia.org/wiki/%D0%92%D1%80%D0%B5%D0%BC%D0%B5%D0%BD%D0%BD%D0%BE%D0%B9_%D1%80%D1%8F%D0%B4" TargetMode="External"/><Relationship Id="rId94" Type="http://schemas.openxmlformats.org/officeDocument/2006/relationships/hyperlink" Target="https://ru.wikipedia.org/wiki/%D0%90%D0%BD%D0%B3%D0%BB%D0%B8%D0%B9%D1%81%D0%BA%D0%B8%D0%B9_%D1%8F%D0%B7%D1%8B%D0%BA" TargetMode="External"/><Relationship Id="rId99" Type="http://schemas.openxmlformats.org/officeDocument/2006/relationships/hyperlink" Target="https://ru.wikipedia.org/wiki/%D0%93%D0%BE%D0%BB%D0%BE%D0%BC%D0%B1,_%D0%A1%D0%BE%D0%BB%D0%BE%D0%BC%D0%BE%D0%BD_%D0%92%D0%BE%D0%BB%D1%8C%D1%84" TargetMode="External"/><Relationship Id="rId101" Type="http://schemas.openxmlformats.org/officeDocument/2006/relationships/image" Target="media/image44.png"/><Relationship Id="rId122" Type="http://schemas.openxmlformats.org/officeDocument/2006/relationships/image" Target="media/image64.png"/><Relationship Id="rId14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26" Type="http://schemas.openxmlformats.org/officeDocument/2006/relationships/image" Target="media/image11.png"/><Relationship Id="rId47" Type="http://schemas.openxmlformats.org/officeDocument/2006/relationships/image" Target="media/image25.png"/><Relationship Id="rId68" Type="http://schemas.openxmlformats.org/officeDocument/2006/relationships/image" Target="media/image33.png"/><Relationship Id="rId89" Type="http://schemas.openxmlformats.org/officeDocument/2006/relationships/hyperlink" Target="https://habr.com/ru/articles/142242/" TargetMode="External"/><Relationship Id="rId112" Type="http://schemas.openxmlformats.org/officeDocument/2006/relationships/image" Target="media/image54.png"/><Relationship Id="rId133" Type="http://schemas.openxmlformats.org/officeDocument/2006/relationships/image" Target="media/image75.png"/><Relationship Id="rId16" Type="http://schemas.openxmlformats.org/officeDocument/2006/relationships/hyperlink" Target="https://ru.wikipedia.org/wiki/%D0%A4%D0%BE%D1%82%D0%BE%D0%B4%D0%B8%D0%BE%D0%B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E92EF1-D9FB-4E84-A47F-F04A283673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95</Pages>
  <Words>17784</Words>
  <Characters>101375</Characters>
  <Application>Microsoft Office Word</Application>
  <DocSecurity>0</DocSecurity>
  <Lines>844</Lines>
  <Paragraphs>237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118922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PhoeniX</cp:lastModifiedBy>
  <cp:revision>2</cp:revision>
  <dcterms:created xsi:type="dcterms:W3CDTF">2023-12-21T23:10:00Z</dcterms:created>
  <dcterms:modified xsi:type="dcterms:W3CDTF">2023-12-21T23:15:00Z</dcterms:modified>
</cp:coreProperties>
</file>